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2CA6A8" w14:textId="59F7A87B" w:rsidR="002D11B2" w:rsidRDefault="000E623D" w:rsidP="002D11B2">
      <w:pPr>
        <w:divId w:val="1667132470"/>
      </w:pPr>
      <w:bookmarkStart w:id="0" w:name="notices_htm"/>
      <w:bookmarkEnd w:id="0"/>
      <w:r>
        <w:rPr>
          <w:noProof/>
        </w:rPr>
        <w:drawing>
          <wp:inline distT="0" distB="0" distL="0" distR="0" wp14:anchorId="0D075B04" wp14:editId="6E3B643E">
            <wp:extent cx="2157984" cy="420624"/>
            <wp:effectExtent l="0" t="0" r="0" b="0"/>
            <wp:docPr id="2" name="Picture 2" descr="C:\Users\pkng\Desktop\dialogic-black_larg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kng\Desktop\dialogic-black_large.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7984" cy="420624"/>
                    </a:xfrm>
                    <a:prstGeom prst="rect">
                      <a:avLst/>
                    </a:prstGeom>
                    <a:noFill/>
                    <a:ln>
                      <a:noFill/>
                    </a:ln>
                  </pic:spPr>
                </pic:pic>
              </a:graphicData>
            </a:graphic>
          </wp:inline>
        </w:drawing>
      </w:r>
    </w:p>
    <w:p w14:paraId="5B4CB483" w14:textId="384E199C" w:rsidR="000E623D" w:rsidRDefault="000E623D" w:rsidP="000E623D">
      <w:pPr>
        <w:divId w:val="1667132470"/>
      </w:pPr>
    </w:p>
    <w:p w14:paraId="28B5EABF" w14:textId="77777777" w:rsidR="000E623D" w:rsidRDefault="000E623D" w:rsidP="000E623D">
      <w:pPr>
        <w:divId w:val="1667132470"/>
      </w:pPr>
    </w:p>
    <w:p w14:paraId="65FB5D1A" w14:textId="77777777" w:rsidR="000E623D" w:rsidRDefault="000E623D" w:rsidP="000E623D">
      <w:pPr>
        <w:divId w:val="1667132470"/>
      </w:pPr>
    </w:p>
    <w:p w14:paraId="772FA5BA" w14:textId="77777777" w:rsidR="000E623D" w:rsidRDefault="000E623D" w:rsidP="000E623D">
      <w:pPr>
        <w:divId w:val="1667132470"/>
      </w:pPr>
    </w:p>
    <w:p w14:paraId="79F5D75D" w14:textId="77777777" w:rsidR="000E623D" w:rsidRDefault="000E623D" w:rsidP="000E623D">
      <w:pPr>
        <w:divId w:val="1667132470"/>
      </w:pPr>
    </w:p>
    <w:p w14:paraId="6754024B" w14:textId="77777777" w:rsidR="000E623D" w:rsidRDefault="000E623D" w:rsidP="000E623D">
      <w:pPr>
        <w:divId w:val="1667132470"/>
      </w:pPr>
    </w:p>
    <w:p w14:paraId="1CE8ECA9" w14:textId="77777777" w:rsidR="000E623D" w:rsidRDefault="000E623D" w:rsidP="000E623D">
      <w:pPr>
        <w:divId w:val="1667132470"/>
      </w:pPr>
    </w:p>
    <w:p w14:paraId="2ECBDB13" w14:textId="77777777" w:rsidR="000E623D" w:rsidRDefault="000E623D" w:rsidP="000E623D">
      <w:pPr>
        <w:divId w:val="1667132470"/>
      </w:pPr>
    </w:p>
    <w:p w14:paraId="5DA02CE9" w14:textId="77777777" w:rsidR="000E623D" w:rsidRDefault="000E623D" w:rsidP="000E623D">
      <w:pPr>
        <w:divId w:val="1667132470"/>
      </w:pPr>
    </w:p>
    <w:p w14:paraId="64E7CBA5" w14:textId="77777777" w:rsidR="000E623D" w:rsidRDefault="000E623D" w:rsidP="000E623D">
      <w:pPr>
        <w:divId w:val="1667132470"/>
      </w:pPr>
    </w:p>
    <w:p w14:paraId="2B7C7373" w14:textId="77777777" w:rsidR="000E623D" w:rsidRDefault="000E623D" w:rsidP="000E623D">
      <w:pPr>
        <w:divId w:val="1667132470"/>
      </w:pPr>
    </w:p>
    <w:p w14:paraId="6065DBF1" w14:textId="77777777" w:rsidR="000E623D" w:rsidRDefault="000E623D" w:rsidP="000E623D">
      <w:pPr>
        <w:divId w:val="1667132470"/>
      </w:pPr>
    </w:p>
    <w:p w14:paraId="3EB38C3C" w14:textId="77777777" w:rsidR="000E623D" w:rsidRDefault="000E623D" w:rsidP="000E623D">
      <w:pPr>
        <w:divId w:val="1667132470"/>
      </w:pPr>
    </w:p>
    <w:p w14:paraId="0917B1EB" w14:textId="77777777" w:rsidR="000E623D" w:rsidRDefault="000E623D" w:rsidP="000E623D">
      <w:pPr>
        <w:divId w:val="1667132470"/>
      </w:pPr>
    </w:p>
    <w:p w14:paraId="6D1128DC" w14:textId="27393DD4" w:rsidR="000E623D" w:rsidRPr="00AC7626" w:rsidRDefault="000E623D" w:rsidP="000E623D">
      <w:pPr>
        <w:divId w:val="1667132470"/>
        <w:rPr>
          <w:b/>
          <w:sz w:val="36"/>
          <w:szCs w:val="36"/>
        </w:rPr>
      </w:pPr>
      <w:r w:rsidRPr="00DB54E1">
        <w:rPr>
          <w:b/>
          <w:sz w:val="36"/>
          <w:szCs w:val="36"/>
        </w:rPr>
        <w:t xml:space="preserve">Dialogic® PowerMedia™ </w:t>
      </w:r>
      <w:r>
        <w:rPr>
          <w:b/>
          <w:sz w:val="36"/>
          <w:szCs w:val="36"/>
        </w:rPr>
        <w:t>XMS JSR 309 Connector Software Release 5.</w:t>
      </w:r>
      <w:r w:rsidR="00891C1F">
        <w:rPr>
          <w:b/>
          <w:sz w:val="36"/>
          <w:szCs w:val="36"/>
        </w:rPr>
        <w:t>2</w:t>
      </w:r>
    </w:p>
    <w:p w14:paraId="46596B5E" w14:textId="77777777" w:rsidR="000E623D" w:rsidRPr="005607BE" w:rsidRDefault="000E623D" w:rsidP="000E623D">
      <w:pPr>
        <w:divId w:val="1667132470"/>
        <w:rPr>
          <w:b/>
        </w:rPr>
      </w:pPr>
      <w:r>
        <w:rPr>
          <w:b/>
        </w:rPr>
        <w:t xml:space="preserve">Installation and Configuration </w:t>
      </w:r>
      <w:r w:rsidRPr="00DB54E1">
        <w:rPr>
          <w:b/>
        </w:rPr>
        <w:t>Guide</w:t>
      </w:r>
      <w:r>
        <w:rPr>
          <w:b/>
        </w:rPr>
        <w:br/>
        <w:t xml:space="preserve">with </w:t>
      </w:r>
      <w:r w:rsidRPr="002D11B2">
        <w:rPr>
          <w:b/>
        </w:rPr>
        <w:t>TeleStax Apache-Tomcat Application Server</w:t>
      </w:r>
    </w:p>
    <w:p w14:paraId="6F78E11E" w14:textId="77777777" w:rsidR="000E623D" w:rsidRDefault="000E623D" w:rsidP="000E623D">
      <w:pPr>
        <w:divId w:val="1667132470"/>
      </w:pPr>
    </w:p>
    <w:p w14:paraId="0B61324A" w14:textId="77777777" w:rsidR="000E623D" w:rsidRDefault="000E623D" w:rsidP="000E623D">
      <w:pPr>
        <w:divId w:val="1667132470"/>
      </w:pPr>
    </w:p>
    <w:p w14:paraId="2AD2F40F" w14:textId="77777777" w:rsidR="000E623D" w:rsidRDefault="000E623D" w:rsidP="000E623D">
      <w:pPr>
        <w:divId w:val="1667132470"/>
      </w:pPr>
    </w:p>
    <w:p w14:paraId="79E9BF9C" w14:textId="77777777" w:rsidR="000E623D" w:rsidRDefault="000E623D" w:rsidP="000E623D">
      <w:pPr>
        <w:divId w:val="1667132470"/>
      </w:pPr>
    </w:p>
    <w:p w14:paraId="1768AD8C" w14:textId="77777777" w:rsidR="000E623D" w:rsidRDefault="000E623D" w:rsidP="000E623D">
      <w:pPr>
        <w:divId w:val="1667132470"/>
      </w:pPr>
    </w:p>
    <w:p w14:paraId="25D6A0AA" w14:textId="77777777" w:rsidR="000E623D" w:rsidRDefault="000E623D" w:rsidP="000E623D">
      <w:pPr>
        <w:divId w:val="1667132470"/>
      </w:pPr>
    </w:p>
    <w:p w14:paraId="35DE5434" w14:textId="77777777" w:rsidR="000E623D" w:rsidRDefault="000E623D" w:rsidP="000E623D">
      <w:pPr>
        <w:divId w:val="1667132470"/>
      </w:pPr>
    </w:p>
    <w:p w14:paraId="2D511C71" w14:textId="77777777" w:rsidR="000E623D" w:rsidRDefault="000E623D" w:rsidP="000E623D">
      <w:pPr>
        <w:divId w:val="1667132470"/>
      </w:pPr>
    </w:p>
    <w:p w14:paraId="1BBCF4D1" w14:textId="77777777" w:rsidR="000E623D" w:rsidRDefault="000E623D" w:rsidP="000E623D">
      <w:pPr>
        <w:divId w:val="1667132470"/>
      </w:pPr>
    </w:p>
    <w:p w14:paraId="3B08C0A1" w14:textId="77777777" w:rsidR="000E623D" w:rsidRDefault="000E623D" w:rsidP="000E623D">
      <w:pPr>
        <w:divId w:val="1667132470"/>
      </w:pPr>
    </w:p>
    <w:p w14:paraId="59D2BDFF" w14:textId="77777777" w:rsidR="000E623D" w:rsidRDefault="000E623D" w:rsidP="000E623D">
      <w:pPr>
        <w:divId w:val="1667132470"/>
      </w:pPr>
    </w:p>
    <w:p w14:paraId="04CFD3DB" w14:textId="77777777" w:rsidR="000E623D" w:rsidRDefault="000E623D" w:rsidP="000E623D">
      <w:pPr>
        <w:divId w:val="1667132470"/>
      </w:pPr>
    </w:p>
    <w:p w14:paraId="33FF2178" w14:textId="77777777" w:rsidR="000E623D" w:rsidRDefault="000E623D" w:rsidP="000E623D">
      <w:pPr>
        <w:divId w:val="1667132470"/>
      </w:pPr>
    </w:p>
    <w:p w14:paraId="5DB3D92D" w14:textId="77777777" w:rsidR="000E623D" w:rsidRDefault="000E623D" w:rsidP="000E623D">
      <w:pPr>
        <w:divId w:val="1667132470"/>
      </w:pPr>
    </w:p>
    <w:p w14:paraId="579F725B" w14:textId="77777777" w:rsidR="000E623D" w:rsidRDefault="000E623D" w:rsidP="000E623D">
      <w:pPr>
        <w:divId w:val="1667132470"/>
      </w:pPr>
    </w:p>
    <w:tbl>
      <w:tblPr>
        <w:tblW w:w="0" w:type="auto"/>
        <w:tblBorders>
          <w:insideH w:val="single" w:sz="4" w:space="0" w:color="000000"/>
        </w:tblBorders>
        <w:tblLook w:val="04A0" w:firstRow="1" w:lastRow="0" w:firstColumn="1" w:lastColumn="0" w:noHBand="0" w:noVBand="1"/>
      </w:tblPr>
      <w:tblGrid>
        <w:gridCol w:w="1728"/>
        <w:gridCol w:w="1890"/>
      </w:tblGrid>
      <w:tr w:rsidR="000E623D" w:rsidRPr="00483E95" w14:paraId="3BB97B87" w14:textId="77777777" w:rsidTr="000E623D">
        <w:trPr>
          <w:divId w:val="1667132470"/>
        </w:trPr>
        <w:tc>
          <w:tcPr>
            <w:tcW w:w="1728" w:type="dxa"/>
            <w:tcBorders>
              <w:top w:val="nil"/>
              <w:left w:val="nil"/>
              <w:bottom w:val="single" w:sz="4" w:space="0" w:color="000000"/>
              <w:right w:val="nil"/>
            </w:tcBorders>
            <w:hideMark/>
          </w:tcPr>
          <w:p w14:paraId="1AF2F330" w14:textId="77777777" w:rsidR="000E623D" w:rsidRDefault="000E623D" w:rsidP="00B73FC1">
            <w:r>
              <w:rPr>
                <w:sz w:val="16"/>
              </w:rPr>
              <w:t>March 2016</w:t>
            </w:r>
          </w:p>
        </w:tc>
        <w:tc>
          <w:tcPr>
            <w:tcW w:w="1890" w:type="dxa"/>
            <w:tcBorders>
              <w:top w:val="nil"/>
              <w:left w:val="nil"/>
              <w:bottom w:val="single" w:sz="4" w:space="0" w:color="000000"/>
              <w:right w:val="nil"/>
            </w:tcBorders>
            <w:hideMark/>
          </w:tcPr>
          <w:p w14:paraId="75684204" w14:textId="77777777" w:rsidR="000E623D" w:rsidRDefault="000E623D" w:rsidP="00B73FC1">
            <w:pPr>
              <w:jc w:val="right"/>
            </w:pPr>
            <w:r>
              <w:rPr>
                <w:sz w:val="16"/>
              </w:rPr>
              <w:t>Rev 1.0</w:t>
            </w:r>
          </w:p>
        </w:tc>
      </w:tr>
      <w:tr w:rsidR="000E623D" w:rsidRPr="00483E95" w14:paraId="57E9E67B" w14:textId="77777777" w:rsidTr="000E623D">
        <w:trPr>
          <w:divId w:val="1667132470"/>
        </w:trPr>
        <w:tc>
          <w:tcPr>
            <w:tcW w:w="1728" w:type="dxa"/>
            <w:tcBorders>
              <w:top w:val="single" w:sz="4" w:space="0" w:color="000000"/>
              <w:left w:val="nil"/>
              <w:bottom w:val="nil"/>
              <w:right w:val="nil"/>
            </w:tcBorders>
            <w:vAlign w:val="bottom"/>
          </w:tcPr>
          <w:p w14:paraId="55C4CF6C" w14:textId="77777777" w:rsidR="000E623D" w:rsidRDefault="000E623D" w:rsidP="00B73FC1"/>
        </w:tc>
        <w:tc>
          <w:tcPr>
            <w:tcW w:w="1890" w:type="dxa"/>
            <w:tcBorders>
              <w:top w:val="single" w:sz="4" w:space="0" w:color="000000"/>
              <w:left w:val="nil"/>
              <w:bottom w:val="nil"/>
              <w:right w:val="nil"/>
            </w:tcBorders>
            <w:vAlign w:val="bottom"/>
            <w:hideMark/>
          </w:tcPr>
          <w:p w14:paraId="7A5632DB" w14:textId="77777777" w:rsidR="000E623D" w:rsidRPr="00483E95" w:rsidRDefault="000E623D" w:rsidP="00B73FC1">
            <w:pPr>
              <w:jc w:val="right"/>
              <w:rPr>
                <w:b/>
                <w:sz w:val="14"/>
                <w:szCs w:val="14"/>
              </w:rPr>
            </w:pPr>
            <w:r w:rsidRPr="00483E95">
              <w:rPr>
                <w:b/>
                <w:sz w:val="14"/>
                <w:szCs w:val="14"/>
              </w:rPr>
              <w:t>www.dialogic.com</w:t>
            </w:r>
          </w:p>
        </w:tc>
      </w:tr>
    </w:tbl>
    <w:p w14:paraId="433BDE51" w14:textId="77777777" w:rsidR="000E623D" w:rsidRDefault="000E623D" w:rsidP="000E623D">
      <w:pPr>
        <w:divId w:val="1667132470"/>
        <w:sectPr w:rsidR="000E623D" w:rsidSect="00B73FC1">
          <w:headerReference w:type="first" r:id="rId12"/>
          <w:footerReference w:type="first" r:id="rId13"/>
          <w:type w:val="oddPage"/>
          <w:pgSz w:w="12240" w:h="15840"/>
          <w:pgMar w:top="1440" w:right="1440" w:bottom="1440" w:left="1440" w:header="720" w:footer="720" w:gutter="0"/>
          <w:cols w:space="720"/>
          <w:titlePg/>
          <w:docGrid w:linePitch="360"/>
        </w:sectPr>
      </w:pPr>
    </w:p>
    <w:p w14:paraId="6ACC96E6" w14:textId="77777777" w:rsidR="000E623D" w:rsidRDefault="000E623D" w:rsidP="000E623D">
      <w:pPr>
        <w:pStyle w:val="Frontmatter"/>
        <w:divId w:val="1667132470"/>
      </w:pPr>
      <w:r>
        <w:lastRenderedPageBreak/>
        <w:t xml:space="preserve">Copyright and Legal </w:t>
      </w:r>
      <w:r w:rsidRPr="0076439E">
        <w:t>Notice</w:t>
      </w:r>
    </w:p>
    <w:p w14:paraId="45C5EEB7" w14:textId="70231566" w:rsidR="000E623D" w:rsidRDefault="000E623D" w:rsidP="000E623D">
      <w:pPr>
        <w:divId w:val="1667132470"/>
        <w:rPr>
          <w:sz w:val="16"/>
          <w:szCs w:val="16"/>
        </w:rPr>
      </w:pPr>
      <w:r w:rsidRPr="00F35349">
        <w:rPr>
          <w:sz w:val="16"/>
          <w:szCs w:val="16"/>
        </w:rPr>
        <w:t xml:space="preserve">Copyright © </w:t>
      </w:r>
      <w:r>
        <w:rPr>
          <w:sz w:val="16"/>
          <w:szCs w:val="16"/>
        </w:rPr>
        <w:t>2016</w:t>
      </w:r>
      <w:r w:rsidRPr="00F35349">
        <w:rPr>
          <w:sz w:val="16"/>
          <w:szCs w:val="16"/>
        </w:rPr>
        <w:t xml:space="preserve"> Dialogic Corporation. All Rights Reserved. You may not reproduce this document in whole or in part without permission in writing from Dialogic Corporation at the address provided below.</w:t>
      </w:r>
    </w:p>
    <w:p w14:paraId="5563B161" w14:textId="682DF764" w:rsidR="000E623D" w:rsidRDefault="000E623D" w:rsidP="000E623D">
      <w:pPr>
        <w:divId w:val="1667132470"/>
        <w:rPr>
          <w:sz w:val="16"/>
          <w:szCs w:val="16"/>
        </w:rPr>
      </w:pPr>
      <w:r w:rsidRPr="00F35349">
        <w:rPr>
          <w:sz w:val="16"/>
          <w:szCs w:val="16"/>
        </w:rPr>
        <w:t>All contents of this document are furnished for informational use only and are subject to change without notice and do not represent a commitment on the part of Dialogic Corporation and its affiliates or subsidiaries (</w:t>
      </w:r>
      <w:r w:rsidR="002B0438">
        <w:rPr>
          <w:sz w:val="16"/>
          <w:szCs w:val="16"/>
        </w:rPr>
        <w:t>"</w:t>
      </w:r>
      <w:r w:rsidRPr="00F35349">
        <w:rPr>
          <w:sz w:val="16"/>
          <w:szCs w:val="16"/>
        </w:rPr>
        <w:t>Dialogic</w:t>
      </w:r>
      <w:r w:rsidR="002B0438">
        <w:rPr>
          <w:sz w:val="16"/>
          <w:szCs w:val="16"/>
        </w:rPr>
        <w:t>"</w:t>
      </w:r>
      <w:r w:rsidRPr="00F35349">
        <w:rPr>
          <w:sz w:val="16"/>
          <w:szCs w:val="16"/>
        </w:rPr>
        <w:t>). Reasonable effort is made to ensure the accuracy of the information contained in the document. However, Dialogic does not warrant the accuracy of this information and cannot accept responsibility for errors, inaccuracies or omissions that may be contained in this document.</w:t>
      </w:r>
    </w:p>
    <w:p w14:paraId="6C98BA57" w14:textId="77777777" w:rsidR="000E623D" w:rsidRDefault="000E623D" w:rsidP="000E623D">
      <w:pPr>
        <w:divId w:val="1667132470"/>
        <w:rPr>
          <w:sz w:val="16"/>
          <w:szCs w:val="16"/>
        </w:rPr>
      </w:pPr>
      <w:r w:rsidRPr="00F35349">
        <w:rPr>
          <w:sz w:val="16"/>
          <w:szCs w:val="16"/>
        </w:rPr>
        <w:t>INFORMATION IN THIS DOCUMENT IS PROVIDED IN CONNECTION WITH DIALOGIC® PRODUCTS. NO LICENSE, EXPRESS OR IMPLIED, BY ESTOPPEL OR OTHERWISE, TO ANY INTELLECTUAL PROPERTY RIGHTS IS GRANTED BY THIS DOCUMENT. EXCEPT AS PROVIDED IN A SIGNED AGREEMENT BETWEEN YOU AND DIALOGIC, DIALOGIC ASSUMES NO LIABILITY WHATSOEVER, AND DIALOGIC DISCLAIMS ANY EXPRESS OR IMPLIED WARRANTY, RELATING TO SALE AND/OR USE OF DIALOGIC PRODUCTS INCLUDING LIABILITY OR WARRANTIES RELATING TO FITNESS FOR A PARTICULAR PURPOSE, MERCHANTABILITY, OR INFRINGEMENT OF ANY INTELLECTUAL PROPERTY RIGHT OF A THIRD PARTY.</w:t>
      </w:r>
    </w:p>
    <w:p w14:paraId="3A318F38" w14:textId="77777777" w:rsidR="000E623D" w:rsidRDefault="000E623D" w:rsidP="000E623D">
      <w:pPr>
        <w:divId w:val="1667132470"/>
        <w:rPr>
          <w:sz w:val="16"/>
          <w:szCs w:val="16"/>
        </w:rPr>
      </w:pPr>
      <w:r w:rsidRPr="00F35349">
        <w:rPr>
          <w:sz w:val="16"/>
          <w:szCs w:val="16"/>
        </w:rPr>
        <w:t xml:space="preserve">Dialogic products are not intended for use in certain safety-affecting situations. Please see </w:t>
      </w:r>
      <w:hyperlink r:id="rId14" w:history="1">
        <w:r w:rsidRPr="00F35349">
          <w:rPr>
            <w:rStyle w:val="Hyperlink"/>
            <w:sz w:val="16"/>
            <w:szCs w:val="16"/>
          </w:rPr>
          <w:t>http://www.dialogic.com/company/terms-of-use.aspx</w:t>
        </w:r>
      </w:hyperlink>
      <w:r w:rsidRPr="00F35349">
        <w:rPr>
          <w:sz w:val="16"/>
          <w:szCs w:val="16"/>
        </w:rPr>
        <w:t xml:space="preserve"> for more details.</w:t>
      </w:r>
    </w:p>
    <w:p w14:paraId="1A503BAD" w14:textId="77777777" w:rsidR="000E623D" w:rsidRDefault="000E623D" w:rsidP="000E623D">
      <w:pPr>
        <w:divId w:val="1667132470"/>
        <w:rPr>
          <w:sz w:val="16"/>
          <w:szCs w:val="16"/>
        </w:rPr>
      </w:pPr>
      <w:r w:rsidRPr="00F35349">
        <w:rPr>
          <w:sz w:val="16"/>
          <w:szCs w:val="16"/>
        </w:rPr>
        <w:t xml:space="preserve">Due to differing national regulations and approval requirements, certain Dialogic products may be suitable for use only in specific countries, and thus may not function properly in other countries. You are responsible for ensuring that your use of such products occurs only in the countries where such use is suitable. For information on specific products, contact Dialogic Corporation at the address indicated below or on the web at </w:t>
      </w:r>
      <w:hyperlink r:id="rId15" w:history="1">
        <w:r w:rsidRPr="00F35349">
          <w:rPr>
            <w:rStyle w:val="Hyperlink"/>
            <w:sz w:val="16"/>
            <w:szCs w:val="16"/>
          </w:rPr>
          <w:t>www.dialogic.com</w:t>
        </w:r>
      </w:hyperlink>
      <w:r w:rsidRPr="00F35349">
        <w:rPr>
          <w:sz w:val="16"/>
          <w:szCs w:val="16"/>
        </w:rPr>
        <w:t>.</w:t>
      </w:r>
    </w:p>
    <w:p w14:paraId="130E17A5" w14:textId="77777777" w:rsidR="000E623D" w:rsidRDefault="000E623D" w:rsidP="000E623D">
      <w:pPr>
        <w:divId w:val="1667132470"/>
        <w:rPr>
          <w:sz w:val="16"/>
          <w:szCs w:val="16"/>
        </w:rPr>
      </w:pPr>
      <w:r w:rsidRPr="00F35349">
        <w:rPr>
          <w:sz w:val="16"/>
          <w:szCs w:val="16"/>
        </w:rPr>
        <w:t>It is possible that the use or implementation of any one of the concepts, applications, or ideas described in this document, in marketing collateral produced by or on web pages maintained by Dialogic may infringe one or more patents or other intellectual property rights owned by third parties. Dialogic does not provide any intellectual property licenses with the sale of Dialogic products other than a license to use such product in accordance with intellectual property owned or validly licensed by Dialogic and no such licenses are provided except pursuant to a signed agreement with Dialogic. More detailed information about such intellectual property is available from Dialogic's</w:t>
      </w:r>
      <w:r>
        <w:rPr>
          <w:sz w:val="16"/>
          <w:szCs w:val="16"/>
        </w:rPr>
        <w:t xml:space="preserve"> legal department at 6700 </w:t>
      </w:r>
      <w:r w:rsidRPr="00F35349">
        <w:rPr>
          <w:sz w:val="16"/>
          <w:szCs w:val="16"/>
        </w:rPr>
        <w:t xml:space="preserve">Cote-de-Liesse Road, Suite 100, Borough of Saint-Laurent, Montreal, Quebec, Canada H4T 2B5. </w:t>
      </w:r>
      <w:r w:rsidRPr="00F35349">
        <w:rPr>
          <w:b/>
          <w:sz w:val="16"/>
          <w:szCs w:val="16"/>
        </w:rPr>
        <w:t>Dialogic encourages all users of its products to procure all necessary intellectual property licenses required to implement any concepts or applications and does not condone or encourage any intellectual property infringement and disclaims any responsibility related thereto. These intellectual property licenses may differ from country to country and it is the responsibility of those who develop the concepts or applications to be aware of and comply with different national license requirements.</w:t>
      </w:r>
    </w:p>
    <w:p w14:paraId="1EADC679" w14:textId="77777777" w:rsidR="000E623D" w:rsidRDefault="000E623D" w:rsidP="000E623D">
      <w:pPr>
        <w:divId w:val="1667132470"/>
        <w:rPr>
          <w:sz w:val="16"/>
          <w:szCs w:val="16"/>
        </w:rPr>
      </w:pPr>
      <w:r w:rsidRPr="00F35349">
        <w:rPr>
          <w:sz w:val="16"/>
          <w:szCs w:val="16"/>
        </w:rPr>
        <w:t xml:space="preserve">Dialogic, Dialogic Pro, Dialogic Blue, Veraz, Brooktrout, Diva, BorderNet, PowerMedia, </w:t>
      </w:r>
      <w:r>
        <w:rPr>
          <w:sz w:val="16"/>
          <w:szCs w:val="16"/>
        </w:rPr>
        <w:t xml:space="preserve">PowerVille, PowerNova, MSaaS, </w:t>
      </w:r>
      <w:r w:rsidRPr="00F35349">
        <w:rPr>
          <w:sz w:val="16"/>
          <w:szCs w:val="16"/>
        </w:rPr>
        <w:t>ControlSwitch, I-Gate, Mobile Experience Matters, Network Fuel, Video is the New Voice, Making Innovation Thrive, Diastar, Cantata, TruFax, SwitchKit, Eiconcard, NMS Communications, SIPcontrol, Exnet, EXS, Vision, inCloud9, NaturalAccess and Shiva, among others as well as related logos, are either registered trademarks or trademarks of Dialogic Corporation and its affiliates or subsidiaries. Dialogic's trademarks may be used publicly only with permission from Dialogic. Such permission may only be granted by Dialogic's</w:t>
      </w:r>
      <w:r>
        <w:rPr>
          <w:sz w:val="16"/>
          <w:szCs w:val="16"/>
        </w:rPr>
        <w:t xml:space="preserve"> legal department at 6700 </w:t>
      </w:r>
      <w:r w:rsidRPr="00F35349">
        <w:rPr>
          <w:sz w:val="16"/>
          <w:szCs w:val="16"/>
        </w:rPr>
        <w:t>Cote-de-Liesse Road, Suite 100, Borough of Saint-Laurent, Montreal, Quebec, Canada H4T 2B5. Any authorized use of Dialogic's trademarks will be subject to full respect of the trademark guidelines published by Dialogic from time to time and any use of Dialogic's trademarks requires proper acknowledgement.</w:t>
      </w:r>
    </w:p>
    <w:p w14:paraId="0BA3C5E9" w14:textId="77777777" w:rsidR="000E623D" w:rsidRDefault="000E623D" w:rsidP="000E623D">
      <w:pPr>
        <w:divId w:val="1667132470"/>
        <w:rPr>
          <w:sz w:val="16"/>
          <w:szCs w:val="16"/>
        </w:rPr>
      </w:pPr>
      <w:r w:rsidRPr="00F35349">
        <w:rPr>
          <w:sz w:val="16"/>
          <w:szCs w:val="16"/>
        </w:rPr>
        <w:t>The names of actual companies and products mentioned herein are the trademarks of their respective owners.</w:t>
      </w:r>
    </w:p>
    <w:p w14:paraId="24EC26BB" w14:textId="0CF8DFC5" w:rsidR="000E623D" w:rsidRDefault="000E623D" w:rsidP="000E623D">
      <w:pPr>
        <w:divId w:val="1667132470"/>
        <w:rPr>
          <w:sz w:val="16"/>
          <w:szCs w:val="16"/>
        </w:rPr>
      </w:pPr>
      <w:r w:rsidRPr="00F35349">
        <w:rPr>
          <w:sz w:val="16"/>
          <w:szCs w:val="16"/>
        </w:rPr>
        <w:t>This document discusses one or more open source products, systems and/or releases. Dialogic is not responsible for your decision to use open source in connection with Dialogic products (including without limitation those referred to herein), nor is Dialogic responsible for any present or future effects such usage might have, including without limitation effects on your products, your business, or your intellectual property rights.</w:t>
      </w:r>
    </w:p>
    <w:p w14:paraId="1296986C" w14:textId="77777777" w:rsidR="000E623D" w:rsidRPr="000C3A30" w:rsidRDefault="000E623D" w:rsidP="000E623D">
      <w:pPr>
        <w:divId w:val="1667132470"/>
        <w:rPr>
          <w:sz w:val="16"/>
          <w:szCs w:val="16"/>
        </w:rPr>
        <w:sectPr w:rsidR="000E623D" w:rsidRPr="000C3A30" w:rsidSect="00B73FC1">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pPr>
    </w:p>
    <w:p w14:paraId="2C0FB441" w14:textId="77777777" w:rsidR="0025433F" w:rsidRDefault="0025433F" w:rsidP="00A21F0A">
      <w:pPr>
        <w:pStyle w:val="Frontmatter"/>
        <w:pageBreakBefore w:val="0"/>
        <w:divId w:val="1667132470"/>
      </w:pPr>
      <w:r>
        <w:lastRenderedPageBreak/>
        <w:t>Table of Contents</w:t>
      </w:r>
    </w:p>
    <w:p w14:paraId="445F3790" w14:textId="77777777" w:rsidR="00A21F0A" w:rsidRDefault="002D11B2">
      <w:pPr>
        <w:pStyle w:val="TOC1"/>
        <w:tabs>
          <w:tab w:val="left" w:pos="660"/>
          <w:tab w:val="right" w:leader="dot" w:pos="9350"/>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46324835" w:history="1">
        <w:r w:rsidR="00A21F0A" w:rsidRPr="00CD7A66">
          <w:rPr>
            <w:rStyle w:val="Hyperlink"/>
            <w:noProof/>
          </w:rPr>
          <w:t>1.</w:t>
        </w:r>
        <w:r w:rsidR="00A21F0A">
          <w:rPr>
            <w:rFonts w:asciiTheme="minorHAnsi" w:eastAsiaTheme="minorEastAsia" w:hAnsiTheme="minorHAnsi" w:cstheme="minorBidi"/>
            <w:b w:val="0"/>
            <w:noProof/>
            <w:sz w:val="22"/>
            <w:szCs w:val="22"/>
          </w:rPr>
          <w:tab/>
        </w:r>
        <w:r w:rsidR="00A21F0A" w:rsidRPr="00CD7A66">
          <w:rPr>
            <w:rStyle w:val="Hyperlink"/>
            <w:noProof/>
          </w:rPr>
          <w:t>Dialogic JSR 309 Connector Requirements</w:t>
        </w:r>
        <w:r w:rsidR="00A21F0A">
          <w:rPr>
            <w:noProof/>
            <w:webHidden/>
          </w:rPr>
          <w:tab/>
        </w:r>
        <w:r w:rsidR="00A21F0A">
          <w:rPr>
            <w:noProof/>
            <w:webHidden/>
          </w:rPr>
          <w:fldChar w:fldCharType="begin"/>
        </w:r>
        <w:r w:rsidR="00A21F0A">
          <w:rPr>
            <w:noProof/>
            <w:webHidden/>
          </w:rPr>
          <w:instrText xml:space="preserve"> PAGEREF _Toc446324835 \h </w:instrText>
        </w:r>
        <w:r w:rsidR="00A21F0A">
          <w:rPr>
            <w:noProof/>
            <w:webHidden/>
          </w:rPr>
        </w:r>
        <w:r w:rsidR="00A21F0A">
          <w:rPr>
            <w:noProof/>
            <w:webHidden/>
          </w:rPr>
          <w:fldChar w:fldCharType="separate"/>
        </w:r>
        <w:r w:rsidR="00EA34DA">
          <w:rPr>
            <w:noProof/>
            <w:webHidden/>
          </w:rPr>
          <w:t>5</w:t>
        </w:r>
        <w:r w:rsidR="00A21F0A">
          <w:rPr>
            <w:noProof/>
            <w:webHidden/>
          </w:rPr>
          <w:fldChar w:fldCharType="end"/>
        </w:r>
      </w:hyperlink>
    </w:p>
    <w:p w14:paraId="13E35B11" w14:textId="77777777" w:rsidR="00A21F0A" w:rsidRDefault="00AF51F6">
      <w:pPr>
        <w:pStyle w:val="TOC1"/>
        <w:tabs>
          <w:tab w:val="left" w:pos="660"/>
          <w:tab w:val="right" w:leader="dot" w:pos="9350"/>
        </w:tabs>
        <w:rPr>
          <w:rFonts w:asciiTheme="minorHAnsi" w:eastAsiaTheme="minorEastAsia" w:hAnsiTheme="minorHAnsi" w:cstheme="minorBidi"/>
          <w:b w:val="0"/>
          <w:noProof/>
          <w:sz w:val="22"/>
          <w:szCs w:val="22"/>
        </w:rPr>
      </w:pPr>
      <w:hyperlink w:anchor="_Toc446324836" w:history="1">
        <w:r w:rsidR="00A21F0A" w:rsidRPr="00CD7A66">
          <w:rPr>
            <w:rStyle w:val="Hyperlink"/>
            <w:noProof/>
          </w:rPr>
          <w:t>2.</w:t>
        </w:r>
        <w:r w:rsidR="00A21F0A">
          <w:rPr>
            <w:rFonts w:asciiTheme="minorHAnsi" w:eastAsiaTheme="minorEastAsia" w:hAnsiTheme="minorHAnsi" w:cstheme="minorBidi"/>
            <w:b w:val="0"/>
            <w:noProof/>
            <w:sz w:val="22"/>
            <w:szCs w:val="22"/>
          </w:rPr>
          <w:tab/>
        </w:r>
        <w:r w:rsidR="00A21F0A" w:rsidRPr="00CD7A66">
          <w:rPr>
            <w:rStyle w:val="Hyperlink"/>
            <w:noProof/>
          </w:rPr>
          <w:t>Contents of the Distribution</w:t>
        </w:r>
        <w:r w:rsidR="00A21F0A">
          <w:rPr>
            <w:noProof/>
            <w:webHidden/>
          </w:rPr>
          <w:tab/>
        </w:r>
        <w:r w:rsidR="00A21F0A">
          <w:rPr>
            <w:noProof/>
            <w:webHidden/>
          </w:rPr>
          <w:fldChar w:fldCharType="begin"/>
        </w:r>
        <w:r w:rsidR="00A21F0A">
          <w:rPr>
            <w:noProof/>
            <w:webHidden/>
          </w:rPr>
          <w:instrText xml:space="preserve"> PAGEREF _Toc446324836 \h </w:instrText>
        </w:r>
        <w:r w:rsidR="00A21F0A">
          <w:rPr>
            <w:noProof/>
            <w:webHidden/>
          </w:rPr>
        </w:r>
        <w:r w:rsidR="00A21F0A">
          <w:rPr>
            <w:noProof/>
            <w:webHidden/>
          </w:rPr>
          <w:fldChar w:fldCharType="separate"/>
        </w:r>
        <w:r w:rsidR="00EA34DA">
          <w:rPr>
            <w:noProof/>
            <w:webHidden/>
          </w:rPr>
          <w:t>6</w:t>
        </w:r>
        <w:r w:rsidR="00A21F0A">
          <w:rPr>
            <w:noProof/>
            <w:webHidden/>
          </w:rPr>
          <w:fldChar w:fldCharType="end"/>
        </w:r>
      </w:hyperlink>
    </w:p>
    <w:p w14:paraId="14296728" w14:textId="77777777" w:rsidR="00A21F0A" w:rsidRDefault="00AF51F6">
      <w:pPr>
        <w:pStyle w:val="TOC1"/>
        <w:tabs>
          <w:tab w:val="left" w:pos="660"/>
          <w:tab w:val="right" w:leader="dot" w:pos="9350"/>
        </w:tabs>
        <w:rPr>
          <w:rFonts w:asciiTheme="minorHAnsi" w:eastAsiaTheme="minorEastAsia" w:hAnsiTheme="minorHAnsi" w:cstheme="minorBidi"/>
          <w:b w:val="0"/>
          <w:noProof/>
          <w:sz w:val="22"/>
          <w:szCs w:val="22"/>
        </w:rPr>
      </w:pPr>
      <w:hyperlink w:anchor="_Toc446324837" w:history="1">
        <w:r w:rsidR="00A21F0A" w:rsidRPr="00CD7A66">
          <w:rPr>
            <w:rStyle w:val="Hyperlink"/>
            <w:noProof/>
          </w:rPr>
          <w:t>3.</w:t>
        </w:r>
        <w:r w:rsidR="00A21F0A">
          <w:rPr>
            <w:rFonts w:asciiTheme="minorHAnsi" w:eastAsiaTheme="minorEastAsia" w:hAnsiTheme="minorHAnsi" w:cstheme="minorBidi"/>
            <w:b w:val="0"/>
            <w:noProof/>
            <w:sz w:val="22"/>
            <w:szCs w:val="22"/>
          </w:rPr>
          <w:tab/>
        </w:r>
        <w:r w:rsidR="00A21F0A" w:rsidRPr="00CD7A66">
          <w:rPr>
            <w:rStyle w:val="Hyperlink"/>
            <w:noProof/>
          </w:rPr>
          <w:t>Installation and Configuration</w:t>
        </w:r>
        <w:r w:rsidR="00A21F0A">
          <w:rPr>
            <w:noProof/>
            <w:webHidden/>
          </w:rPr>
          <w:tab/>
        </w:r>
        <w:r w:rsidR="00A21F0A">
          <w:rPr>
            <w:noProof/>
            <w:webHidden/>
          </w:rPr>
          <w:fldChar w:fldCharType="begin"/>
        </w:r>
        <w:r w:rsidR="00A21F0A">
          <w:rPr>
            <w:noProof/>
            <w:webHidden/>
          </w:rPr>
          <w:instrText xml:space="preserve"> PAGEREF _Toc446324837 \h </w:instrText>
        </w:r>
        <w:r w:rsidR="00A21F0A">
          <w:rPr>
            <w:noProof/>
            <w:webHidden/>
          </w:rPr>
        </w:r>
        <w:r w:rsidR="00A21F0A">
          <w:rPr>
            <w:noProof/>
            <w:webHidden/>
          </w:rPr>
          <w:fldChar w:fldCharType="separate"/>
        </w:r>
        <w:r w:rsidR="00EA34DA">
          <w:rPr>
            <w:noProof/>
            <w:webHidden/>
          </w:rPr>
          <w:t>8</w:t>
        </w:r>
        <w:r w:rsidR="00A21F0A">
          <w:rPr>
            <w:noProof/>
            <w:webHidden/>
          </w:rPr>
          <w:fldChar w:fldCharType="end"/>
        </w:r>
      </w:hyperlink>
    </w:p>
    <w:p w14:paraId="1367240E"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38" w:history="1">
        <w:r w:rsidR="00A21F0A" w:rsidRPr="00CD7A66">
          <w:rPr>
            <w:rStyle w:val="Hyperlink"/>
            <w:noProof/>
          </w:rPr>
          <w:t>Preparing the J2EE Converged Application Server</w:t>
        </w:r>
        <w:r w:rsidR="00A21F0A">
          <w:rPr>
            <w:noProof/>
            <w:webHidden/>
          </w:rPr>
          <w:tab/>
        </w:r>
        <w:r w:rsidR="00A21F0A">
          <w:rPr>
            <w:noProof/>
            <w:webHidden/>
          </w:rPr>
          <w:fldChar w:fldCharType="begin"/>
        </w:r>
        <w:r w:rsidR="00A21F0A">
          <w:rPr>
            <w:noProof/>
            <w:webHidden/>
          </w:rPr>
          <w:instrText xml:space="preserve"> PAGEREF _Toc446324838 \h </w:instrText>
        </w:r>
        <w:r w:rsidR="00A21F0A">
          <w:rPr>
            <w:noProof/>
            <w:webHidden/>
          </w:rPr>
        </w:r>
        <w:r w:rsidR="00A21F0A">
          <w:rPr>
            <w:noProof/>
            <w:webHidden/>
          </w:rPr>
          <w:fldChar w:fldCharType="separate"/>
        </w:r>
        <w:r w:rsidR="00EA34DA">
          <w:rPr>
            <w:noProof/>
            <w:webHidden/>
          </w:rPr>
          <w:t>8</w:t>
        </w:r>
        <w:r w:rsidR="00A21F0A">
          <w:rPr>
            <w:noProof/>
            <w:webHidden/>
          </w:rPr>
          <w:fldChar w:fldCharType="end"/>
        </w:r>
      </w:hyperlink>
    </w:p>
    <w:p w14:paraId="76DEDB3D"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39" w:history="1">
        <w:r w:rsidR="00A21F0A" w:rsidRPr="00CD7A66">
          <w:rPr>
            <w:rStyle w:val="Hyperlink"/>
            <w:noProof/>
          </w:rPr>
          <w:t>Installing the Dialogic JSR 309 Connector</w:t>
        </w:r>
        <w:r w:rsidR="00A21F0A">
          <w:rPr>
            <w:noProof/>
            <w:webHidden/>
          </w:rPr>
          <w:tab/>
        </w:r>
        <w:r w:rsidR="00A21F0A">
          <w:rPr>
            <w:noProof/>
            <w:webHidden/>
          </w:rPr>
          <w:fldChar w:fldCharType="begin"/>
        </w:r>
        <w:r w:rsidR="00A21F0A">
          <w:rPr>
            <w:noProof/>
            <w:webHidden/>
          </w:rPr>
          <w:instrText xml:space="preserve"> PAGEREF _Toc446324839 \h </w:instrText>
        </w:r>
        <w:r w:rsidR="00A21F0A">
          <w:rPr>
            <w:noProof/>
            <w:webHidden/>
          </w:rPr>
        </w:r>
        <w:r w:rsidR="00A21F0A">
          <w:rPr>
            <w:noProof/>
            <w:webHidden/>
          </w:rPr>
          <w:fldChar w:fldCharType="separate"/>
        </w:r>
        <w:r w:rsidR="00EA34DA">
          <w:rPr>
            <w:noProof/>
            <w:webHidden/>
          </w:rPr>
          <w:t>8</w:t>
        </w:r>
        <w:r w:rsidR="00A21F0A">
          <w:rPr>
            <w:noProof/>
            <w:webHidden/>
          </w:rPr>
          <w:fldChar w:fldCharType="end"/>
        </w:r>
      </w:hyperlink>
    </w:p>
    <w:p w14:paraId="5E8DAF2A"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40" w:history="1">
        <w:r w:rsidR="00A21F0A" w:rsidRPr="00CD7A66">
          <w:rPr>
            <w:rStyle w:val="Hyperlink"/>
            <w:noProof/>
          </w:rPr>
          <w:t>Configure the Application Server Platform</w:t>
        </w:r>
        <w:r w:rsidR="00A21F0A">
          <w:rPr>
            <w:noProof/>
            <w:webHidden/>
          </w:rPr>
          <w:tab/>
        </w:r>
        <w:r w:rsidR="00A21F0A">
          <w:rPr>
            <w:noProof/>
            <w:webHidden/>
          </w:rPr>
          <w:fldChar w:fldCharType="begin"/>
        </w:r>
        <w:r w:rsidR="00A21F0A">
          <w:rPr>
            <w:noProof/>
            <w:webHidden/>
          </w:rPr>
          <w:instrText xml:space="preserve"> PAGEREF _Toc446324840 \h </w:instrText>
        </w:r>
        <w:r w:rsidR="00A21F0A">
          <w:rPr>
            <w:noProof/>
            <w:webHidden/>
          </w:rPr>
        </w:r>
        <w:r w:rsidR="00A21F0A">
          <w:rPr>
            <w:noProof/>
            <w:webHidden/>
          </w:rPr>
          <w:fldChar w:fldCharType="separate"/>
        </w:r>
        <w:r w:rsidR="00EA34DA">
          <w:rPr>
            <w:noProof/>
            <w:webHidden/>
          </w:rPr>
          <w:t>8</w:t>
        </w:r>
        <w:r w:rsidR="00A21F0A">
          <w:rPr>
            <w:noProof/>
            <w:webHidden/>
          </w:rPr>
          <w:fldChar w:fldCharType="end"/>
        </w:r>
      </w:hyperlink>
    </w:p>
    <w:p w14:paraId="7C85CFC5"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41" w:history="1">
        <w:r w:rsidR="00A21F0A" w:rsidRPr="00CD7A66">
          <w:rPr>
            <w:rStyle w:val="Hyperlink"/>
            <w:noProof/>
          </w:rPr>
          <w:t>Deploying the Verification Application Using the Dialogic JSR 309 Connector</w:t>
        </w:r>
        <w:r w:rsidR="00A21F0A">
          <w:rPr>
            <w:noProof/>
            <w:webHidden/>
          </w:rPr>
          <w:tab/>
        </w:r>
        <w:r w:rsidR="00A21F0A">
          <w:rPr>
            <w:noProof/>
            <w:webHidden/>
          </w:rPr>
          <w:fldChar w:fldCharType="begin"/>
        </w:r>
        <w:r w:rsidR="00A21F0A">
          <w:rPr>
            <w:noProof/>
            <w:webHidden/>
          </w:rPr>
          <w:instrText xml:space="preserve"> PAGEREF _Toc446324841 \h </w:instrText>
        </w:r>
        <w:r w:rsidR="00A21F0A">
          <w:rPr>
            <w:noProof/>
            <w:webHidden/>
          </w:rPr>
        </w:r>
        <w:r w:rsidR="00A21F0A">
          <w:rPr>
            <w:noProof/>
            <w:webHidden/>
          </w:rPr>
          <w:fldChar w:fldCharType="separate"/>
        </w:r>
        <w:r w:rsidR="00EA34DA">
          <w:rPr>
            <w:noProof/>
            <w:webHidden/>
          </w:rPr>
          <w:t>11</w:t>
        </w:r>
        <w:r w:rsidR="00A21F0A">
          <w:rPr>
            <w:noProof/>
            <w:webHidden/>
          </w:rPr>
          <w:fldChar w:fldCharType="end"/>
        </w:r>
      </w:hyperlink>
    </w:p>
    <w:p w14:paraId="3480BFE3"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42" w:history="1">
        <w:r w:rsidR="00A21F0A" w:rsidRPr="00CD7A66">
          <w:rPr>
            <w:rStyle w:val="Hyperlink"/>
            <w:noProof/>
          </w:rPr>
          <w:t>Configure the dlgc_sample_demo.properties File</w:t>
        </w:r>
        <w:r w:rsidR="00A21F0A">
          <w:rPr>
            <w:noProof/>
            <w:webHidden/>
          </w:rPr>
          <w:tab/>
        </w:r>
        <w:r w:rsidR="00A21F0A">
          <w:rPr>
            <w:noProof/>
            <w:webHidden/>
          </w:rPr>
          <w:fldChar w:fldCharType="begin"/>
        </w:r>
        <w:r w:rsidR="00A21F0A">
          <w:rPr>
            <w:noProof/>
            <w:webHidden/>
          </w:rPr>
          <w:instrText xml:space="preserve"> PAGEREF _Toc446324842 \h </w:instrText>
        </w:r>
        <w:r w:rsidR="00A21F0A">
          <w:rPr>
            <w:noProof/>
            <w:webHidden/>
          </w:rPr>
        </w:r>
        <w:r w:rsidR="00A21F0A">
          <w:rPr>
            <w:noProof/>
            <w:webHidden/>
          </w:rPr>
          <w:fldChar w:fldCharType="separate"/>
        </w:r>
        <w:r w:rsidR="00EA34DA">
          <w:rPr>
            <w:noProof/>
            <w:webHidden/>
          </w:rPr>
          <w:t>11</w:t>
        </w:r>
        <w:r w:rsidR="00A21F0A">
          <w:rPr>
            <w:noProof/>
            <w:webHidden/>
          </w:rPr>
          <w:fldChar w:fldCharType="end"/>
        </w:r>
      </w:hyperlink>
    </w:p>
    <w:p w14:paraId="4A4E42F4"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43" w:history="1">
        <w:r w:rsidR="00A21F0A" w:rsidRPr="00CD7A66">
          <w:rPr>
            <w:rStyle w:val="Hyperlink"/>
            <w:noProof/>
          </w:rPr>
          <w:t>Copy All JAVA Library (JAR) Files</w:t>
        </w:r>
        <w:r w:rsidR="00A21F0A">
          <w:rPr>
            <w:noProof/>
            <w:webHidden/>
          </w:rPr>
          <w:tab/>
        </w:r>
        <w:r w:rsidR="00A21F0A">
          <w:rPr>
            <w:noProof/>
            <w:webHidden/>
          </w:rPr>
          <w:fldChar w:fldCharType="begin"/>
        </w:r>
        <w:r w:rsidR="00A21F0A">
          <w:rPr>
            <w:noProof/>
            <w:webHidden/>
          </w:rPr>
          <w:instrText xml:space="preserve"> PAGEREF _Toc446324843 \h </w:instrText>
        </w:r>
        <w:r w:rsidR="00A21F0A">
          <w:rPr>
            <w:noProof/>
            <w:webHidden/>
          </w:rPr>
        </w:r>
        <w:r w:rsidR="00A21F0A">
          <w:rPr>
            <w:noProof/>
            <w:webHidden/>
          </w:rPr>
          <w:fldChar w:fldCharType="separate"/>
        </w:r>
        <w:r w:rsidR="00EA34DA">
          <w:rPr>
            <w:noProof/>
            <w:webHidden/>
          </w:rPr>
          <w:t>12</w:t>
        </w:r>
        <w:r w:rsidR="00A21F0A">
          <w:rPr>
            <w:noProof/>
            <w:webHidden/>
          </w:rPr>
          <w:fldChar w:fldCharType="end"/>
        </w:r>
      </w:hyperlink>
    </w:p>
    <w:p w14:paraId="376B5C2A"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44" w:history="1">
        <w:r w:rsidR="00A21F0A" w:rsidRPr="00CD7A66">
          <w:rPr>
            <w:rStyle w:val="Hyperlink"/>
            <w:noProof/>
          </w:rPr>
          <w:t>Deploy the Dialogic JSR 309 Verification Application</w:t>
        </w:r>
        <w:r w:rsidR="00A21F0A">
          <w:rPr>
            <w:noProof/>
            <w:webHidden/>
          </w:rPr>
          <w:tab/>
        </w:r>
        <w:r w:rsidR="00A21F0A">
          <w:rPr>
            <w:noProof/>
            <w:webHidden/>
          </w:rPr>
          <w:fldChar w:fldCharType="begin"/>
        </w:r>
        <w:r w:rsidR="00A21F0A">
          <w:rPr>
            <w:noProof/>
            <w:webHidden/>
          </w:rPr>
          <w:instrText xml:space="preserve"> PAGEREF _Toc446324844 \h </w:instrText>
        </w:r>
        <w:r w:rsidR="00A21F0A">
          <w:rPr>
            <w:noProof/>
            <w:webHidden/>
          </w:rPr>
        </w:r>
        <w:r w:rsidR="00A21F0A">
          <w:rPr>
            <w:noProof/>
            <w:webHidden/>
          </w:rPr>
          <w:fldChar w:fldCharType="separate"/>
        </w:r>
        <w:r w:rsidR="00EA34DA">
          <w:rPr>
            <w:noProof/>
            <w:webHidden/>
          </w:rPr>
          <w:t>13</w:t>
        </w:r>
        <w:r w:rsidR="00A21F0A">
          <w:rPr>
            <w:noProof/>
            <w:webHidden/>
          </w:rPr>
          <w:fldChar w:fldCharType="end"/>
        </w:r>
      </w:hyperlink>
    </w:p>
    <w:p w14:paraId="2CBB82B6"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45" w:history="1">
        <w:r w:rsidR="00A21F0A" w:rsidRPr="00CD7A66">
          <w:rPr>
            <w:rStyle w:val="Hyperlink"/>
            <w:noProof/>
          </w:rPr>
          <w:t>Configuring the PowerMedia XMS Media File</w:t>
        </w:r>
        <w:r w:rsidR="00A21F0A">
          <w:rPr>
            <w:noProof/>
            <w:webHidden/>
          </w:rPr>
          <w:tab/>
        </w:r>
        <w:r w:rsidR="00A21F0A">
          <w:rPr>
            <w:noProof/>
            <w:webHidden/>
          </w:rPr>
          <w:fldChar w:fldCharType="begin"/>
        </w:r>
        <w:r w:rsidR="00A21F0A">
          <w:rPr>
            <w:noProof/>
            <w:webHidden/>
          </w:rPr>
          <w:instrText xml:space="preserve"> PAGEREF _Toc446324845 \h </w:instrText>
        </w:r>
        <w:r w:rsidR="00A21F0A">
          <w:rPr>
            <w:noProof/>
            <w:webHidden/>
          </w:rPr>
        </w:r>
        <w:r w:rsidR="00A21F0A">
          <w:rPr>
            <w:noProof/>
            <w:webHidden/>
          </w:rPr>
          <w:fldChar w:fldCharType="separate"/>
        </w:r>
        <w:r w:rsidR="00EA34DA">
          <w:rPr>
            <w:noProof/>
            <w:webHidden/>
          </w:rPr>
          <w:t>16</w:t>
        </w:r>
        <w:r w:rsidR="00A21F0A">
          <w:rPr>
            <w:noProof/>
            <w:webHidden/>
          </w:rPr>
          <w:fldChar w:fldCharType="end"/>
        </w:r>
      </w:hyperlink>
    </w:p>
    <w:p w14:paraId="30925696"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46" w:history="1">
        <w:r w:rsidR="00A21F0A" w:rsidRPr="00CD7A66">
          <w:rPr>
            <w:rStyle w:val="Hyperlink"/>
            <w:noProof/>
          </w:rPr>
          <w:t>Running the Dialogic JSR 309 Verification Application</w:t>
        </w:r>
        <w:r w:rsidR="00A21F0A">
          <w:rPr>
            <w:noProof/>
            <w:webHidden/>
          </w:rPr>
          <w:tab/>
        </w:r>
        <w:r w:rsidR="00A21F0A">
          <w:rPr>
            <w:noProof/>
            <w:webHidden/>
          </w:rPr>
          <w:fldChar w:fldCharType="begin"/>
        </w:r>
        <w:r w:rsidR="00A21F0A">
          <w:rPr>
            <w:noProof/>
            <w:webHidden/>
          </w:rPr>
          <w:instrText xml:space="preserve"> PAGEREF _Toc446324846 \h </w:instrText>
        </w:r>
        <w:r w:rsidR="00A21F0A">
          <w:rPr>
            <w:noProof/>
            <w:webHidden/>
          </w:rPr>
        </w:r>
        <w:r w:rsidR="00A21F0A">
          <w:rPr>
            <w:noProof/>
            <w:webHidden/>
          </w:rPr>
          <w:fldChar w:fldCharType="separate"/>
        </w:r>
        <w:r w:rsidR="00EA34DA">
          <w:rPr>
            <w:noProof/>
            <w:webHidden/>
          </w:rPr>
          <w:t>18</w:t>
        </w:r>
        <w:r w:rsidR="00A21F0A">
          <w:rPr>
            <w:noProof/>
            <w:webHidden/>
          </w:rPr>
          <w:fldChar w:fldCharType="end"/>
        </w:r>
      </w:hyperlink>
    </w:p>
    <w:p w14:paraId="7910837E"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47" w:history="1">
        <w:r w:rsidR="00A21F0A" w:rsidRPr="00CD7A66">
          <w:rPr>
            <w:rStyle w:val="Hyperlink"/>
            <w:noProof/>
          </w:rPr>
          <w:t>Configure Platform SIP Routing Using SIP Servlets Management</w:t>
        </w:r>
        <w:r w:rsidR="00A21F0A">
          <w:rPr>
            <w:noProof/>
            <w:webHidden/>
          </w:rPr>
          <w:tab/>
        </w:r>
        <w:r w:rsidR="00A21F0A">
          <w:rPr>
            <w:noProof/>
            <w:webHidden/>
          </w:rPr>
          <w:fldChar w:fldCharType="begin"/>
        </w:r>
        <w:r w:rsidR="00A21F0A">
          <w:rPr>
            <w:noProof/>
            <w:webHidden/>
          </w:rPr>
          <w:instrText xml:space="preserve"> PAGEREF _Toc446324847 \h </w:instrText>
        </w:r>
        <w:r w:rsidR="00A21F0A">
          <w:rPr>
            <w:noProof/>
            <w:webHidden/>
          </w:rPr>
        </w:r>
        <w:r w:rsidR="00A21F0A">
          <w:rPr>
            <w:noProof/>
            <w:webHidden/>
          </w:rPr>
          <w:fldChar w:fldCharType="separate"/>
        </w:r>
        <w:r w:rsidR="00EA34DA">
          <w:rPr>
            <w:noProof/>
            <w:webHidden/>
          </w:rPr>
          <w:t>18</w:t>
        </w:r>
        <w:r w:rsidR="00A21F0A">
          <w:rPr>
            <w:noProof/>
            <w:webHidden/>
          </w:rPr>
          <w:fldChar w:fldCharType="end"/>
        </w:r>
      </w:hyperlink>
    </w:p>
    <w:p w14:paraId="09917229"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48" w:history="1">
        <w:r w:rsidR="00A21F0A" w:rsidRPr="00CD7A66">
          <w:rPr>
            <w:rStyle w:val="Hyperlink"/>
            <w:noProof/>
          </w:rPr>
          <w:t>Dial in to the Dialogic JSR 309 Verification Demo</w:t>
        </w:r>
        <w:r w:rsidR="00A21F0A">
          <w:rPr>
            <w:noProof/>
            <w:webHidden/>
          </w:rPr>
          <w:tab/>
        </w:r>
        <w:r w:rsidR="00A21F0A">
          <w:rPr>
            <w:noProof/>
            <w:webHidden/>
          </w:rPr>
          <w:fldChar w:fldCharType="begin"/>
        </w:r>
        <w:r w:rsidR="00A21F0A">
          <w:rPr>
            <w:noProof/>
            <w:webHidden/>
          </w:rPr>
          <w:instrText xml:space="preserve"> PAGEREF _Toc446324848 \h </w:instrText>
        </w:r>
        <w:r w:rsidR="00A21F0A">
          <w:rPr>
            <w:noProof/>
            <w:webHidden/>
          </w:rPr>
        </w:r>
        <w:r w:rsidR="00A21F0A">
          <w:rPr>
            <w:noProof/>
            <w:webHidden/>
          </w:rPr>
          <w:fldChar w:fldCharType="separate"/>
        </w:r>
        <w:r w:rsidR="00EA34DA">
          <w:rPr>
            <w:noProof/>
            <w:webHidden/>
          </w:rPr>
          <w:t>20</w:t>
        </w:r>
        <w:r w:rsidR="00A21F0A">
          <w:rPr>
            <w:noProof/>
            <w:webHidden/>
          </w:rPr>
          <w:fldChar w:fldCharType="end"/>
        </w:r>
      </w:hyperlink>
    </w:p>
    <w:p w14:paraId="2BD54C43" w14:textId="77777777" w:rsidR="00A21F0A" w:rsidRDefault="00AF51F6">
      <w:pPr>
        <w:pStyle w:val="TOC1"/>
        <w:tabs>
          <w:tab w:val="left" w:pos="660"/>
          <w:tab w:val="right" w:leader="dot" w:pos="9350"/>
        </w:tabs>
        <w:rPr>
          <w:rFonts w:asciiTheme="minorHAnsi" w:eastAsiaTheme="minorEastAsia" w:hAnsiTheme="minorHAnsi" w:cstheme="minorBidi"/>
          <w:b w:val="0"/>
          <w:noProof/>
          <w:sz w:val="22"/>
          <w:szCs w:val="22"/>
        </w:rPr>
      </w:pPr>
      <w:hyperlink w:anchor="_Toc446324849" w:history="1">
        <w:r w:rsidR="00A21F0A" w:rsidRPr="00CD7A66">
          <w:rPr>
            <w:rStyle w:val="Hyperlink"/>
            <w:noProof/>
          </w:rPr>
          <w:t>4.</w:t>
        </w:r>
        <w:r w:rsidR="00A21F0A">
          <w:rPr>
            <w:rFonts w:asciiTheme="minorHAnsi" w:eastAsiaTheme="minorEastAsia" w:hAnsiTheme="minorHAnsi" w:cstheme="minorBidi"/>
            <w:b w:val="0"/>
            <w:noProof/>
            <w:sz w:val="22"/>
            <w:szCs w:val="22"/>
          </w:rPr>
          <w:tab/>
        </w:r>
        <w:r w:rsidR="00A21F0A" w:rsidRPr="00CD7A66">
          <w:rPr>
            <w:rStyle w:val="Hyperlink"/>
            <w:noProof/>
          </w:rPr>
          <w:t>Dialogic JSR 309 Verification Application</w:t>
        </w:r>
        <w:r w:rsidR="00A21F0A">
          <w:rPr>
            <w:noProof/>
            <w:webHidden/>
          </w:rPr>
          <w:tab/>
        </w:r>
        <w:r w:rsidR="00A21F0A">
          <w:rPr>
            <w:noProof/>
            <w:webHidden/>
          </w:rPr>
          <w:fldChar w:fldCharType="begin"/>
        </w:r>
        <w:r w:rsidR="00A21F0A">
          <w:rPr>
            <w:noProof/>
            <w:webHidden/>
          </w:rPr>
          <w:instrText xml:space="preserve"> PAGEREF _Toc446324849 \h </w:instrText>
        </w:r>
        <w:r w:rsidR="00A21F0A">
          <w:rPr>
            <w:noProof/>
            <w:webHidden/>
          </w:rPr>
        </w:r>
        <w:r w:rsidR="00A21F0A">
          <w:rPr>
            <w:noProof/>
            <w:webHidden/>
          </w:rPr>
          <w:fldChar w:fldCharType="separate"/>
        </w:r>
        <w:r w:rsidR="00EA34DA">
          <w:rPr>
            <w:noProof/>
            <w:webHidden/>
          </w:rPr>
          <w:t>21</w:t>
        </w:r>
        <w:r w:rsidR="00A21F0A">
          <w:rPr>
            <w:noProof/>
            <w:webHidden/>
          </w:rPr>
          <w:fldChar w:fldCharType="end"/>
        </w:r>
      </w:hyperlink>
    </w:p>
    <w:p w14:paraId="30DB771D"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50" w:history="1">
        <w:r w:rsidR="00A21F0A" w:rsidRPr="00CD7A66">
          <w:rPr>
            <w:rStyle w:val="Hyperlink"/>
            <w:noProof/>
          </w:rPr>
          <w:t>About</w:t>
        </w:r>
        <w:r w:rsidR="00A21F0A">
          <w:rPr>
            <w:noProof/>
            <w:webHidden/>
          </w:rPr>
          <w:tab/>
        </w:r>
        <w:r w:rsidR="00A21F0A">
          <w:rPr>
            <w:noProof/>
            <w:webHidden/>
          </w:rPr>
          <w:fldChar w:fldCharType="begin"/>
        </w:r>
        <w:r w:rsidR="00A21F0A">
          <w:rPr>
            <w:noProof/>
            <w:webHidden/>
          </w:rPr>
          <w:instrText xml:space="preserve"> PAGEREF _Toc446324850 \h </w:instrText>
        </w:r>
        <w:r w:rsidR="00A21F0A">
          <w:rPr>
            <w:noProof/>
            <w:webHidden/>
          </w:rPr>
        </w:r>
        <w:r w:rsidR="00A21F0A">
          <w:rPr>
            <w:noProof/>
            <w:webHidden/>
          </w:rPr>
          <w:fldChar w:fldCharType="separate"/>
        </w:r>
        <w:r w:rsidR="00EA34DA">
          <w:rPr>
            <w:noProof/>
            <w:webHidden/>
          </w:rPr>
          <w:t>21</w:t>
        </w:r>
        <w:r w:rsidR="00A21F0A">
          <w:rPr>
            <w:noProof/>
            <w:webHidden/>
          </w:rPr>
          <w:fldChar w:fldCharType="end"/>
        </w:r>
      </w:hyperlink>
    </w:p>
    <w:p w14:paraId="6E756607"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51" w:history="1">
        <w:r w:rsidR="00A21F0A" w:rsidRPr="00CD7A66">
          <w:rPr>
            <w:rStyle w:val="Hyperlink"/>
            <w:noProof/>
          </w:rPr>
          <w:t>The Details</w:t>
        </w:r>
        <w:r w:rsidR="00A21F0A">
          <w:rPr>
            <w:noProof/>
            <w:webHidden/>
          </w:rPr>
          <w:tab/>
        </w:r>
        <w:r w:rsidR="00A21F0A">
          <w:rPr>
            <w:noProof/>
            <w:webHidden/>
          </w:rPr>
          <w:fldChar w:fldCharType="begin"/>
        </w:r>
        <w:r w:rsidR="00A21F0A">
          <w:rPr>
            <w:noProof/>
            <w:webHidden/>
          </w:rPr>
          <w:instrText xml:space="preserve"> PAGEREF _Toc446324851 \h </w:instrText>
        </w:r>
        <w:r w:rsidR="00A21F0A">
          <w:rPr>
            <w:noProof/>
            <w:webHidden/>
          </w:rPr>
        </w:r>
        <w:r w:rsidR="00A21F0A">
          <w:rPr>
            <w:noProof/>
            <w:webHidden/>
          </w:rPr>
          <w:fldChar w:fldCharType="separate"/>
        </w:r>
        <w:r w:rsidR="00EA34DA">
          <w:rPr>
            <w:noProof/>
            <w:webHidden/>
          </w:rPr>
          <w:t>21</w:t>
        </w:r>
        <w:r w:rsidR="00A21F0A">
          <w:rPr>
            <w:noProof/>
            <w:webHidden/>
          </w:rPr>
          <w:fldChar w:fldCharType="end"/>
        </w:r>
      </w:hyperlink>
    </w:p>
    <w:p w14:paraId="28D81A39"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52" w:history="1">
        <w:r w:rsidR="00A21F0A" w:rsidRPr="00CD7A66">
          <w:rPr>
            <w:rStyle w:val="Hyperlink"/>
            <w:noProof/>
          </w:rPr>
          <w:t>Application WAR File Content</w:t>
        </w:r>
        <w:r w:rsidR="00A21F0A">
          <w:rPr>
            <w:noProof/>
            <w:webHidden/>
          </w:rPr>
          <w:tab/>
        </w:r>
        <w:r w:rsidR="00A21F0A">
          <w:rPr>
            <w:noProof/>
            <w:webHidden/>
          </w:rPr>
          <w:fldChar w:fldCharType="begin"/>
        </w:r>
        <w:r w:rsidR="00A21F0A">
          <w:rPr>
            <w:noProof/>
            <w:webHidden/>
          </w:rPr>
          <w:instrText xml:space="preserve"> PAGEREF _Toc446324852 \h </w:instrText>
        </w:r>
        <w:r w:rsidR="00A21F0A">
          <w:rPr>
            <w:noProof/>
            <w:webHidden/>
          </w:rPr>
        </w:r>
        <w:r w:rsidR="00A21F0A">
          <w:rPr>
            <w:noProof/>
            <w:webHidden/>
          </w:rPr>
          <w:fldChar w:fldCharType="separate"/>
        </w:r>
        <w:r w:rsidR="00EA34DA">
          <w:rPr>
            <w:noProof/>
            <w:webHidden/>
          </w:rPr>
          <w:t>21</w:t>
        </w:r>
        <w:r w:rsidR="00A21F0A">
          <w:rPr>
            <w:noProof/>
            <w:webHidden/>
          </w:rPr>
          <w:fldChar w:fldCharType="end"/>
        </w:r>
      </w:hyperlink>
    </w:p>
    <w:p w14:paraId="0572C3F8"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53" w:history="1">
        <w:r w:rsidR="00A21F0A" w:rsidRPr="00CD7A66">
          <w:rPr>
            <w:rStyle w:val="Hyperlink"/>
            <w:noProof/>
          </w:rPr>
          <w:t>Application Initialization Steps</w:t>
        </w:r>
        <w:r w:rsidR="00A21F0A">
          <w:rPr>
            <w:noProof/>
            <w:webHidden/>
          </w:rPr>
          <w:tab/>
        </w:r>
        <w:r w:rsidR="00A21F0A">
          <w:rPr>
            <w:noProof/>
            <w:webHidden/>
          </w:rPr>
          <w:fldChar w:fldCharType="begin"/>
        </w:r>
        <w:r w:rsidR="00A21F0A">
          <w:rPr>
            <w:noProof/>
            <w:webHidden/>
          </w:rPr>
          <w:instrText xml:space="preserve"> PAGEREF _Toc446324853 \h </w:instrText>
        </w:r>
        <w:r w:rsidR="00A21F0A">
          <w:rPr>
            <w:noProof/>
            <w:webHidden/>
          </w:rPr>
        </w:r>
        <w:r w:rsidR="00A21F0A">
          <w:rPr>
            <w:noProof/>
            <w:webHidden/>
          </w:rPr>
          <w:fldChar w:fldCharType="separate"/>
        </w:r>
        <w:r w:rsidR="00EA34DA">
          <w:rPr>
            <w:noProof/>
            <w:webHidden/>
          </w:rPr>
          <w:t>22</w:t>
        </w:r>
        <w:r w:rsidR="00A21F0A">
          <w:rPr>
            <w:noProof/>
            <w:webHidden/>
          </w:rPr>
          <w:fldChar w:fldCharType="end"/>
        </w:r>
      </w:hyperlink>
    </w:p>
    <w:p w14:paraId="1ED4AA9B"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54" w:history="1">
        <w:r w:rsidR="00A21F0A" w:rsidRPr="00CD7A66">
          <w:rPr>
            <w:rStyle w:val="Hyperlink"/>
            <w:noProof/>
          </w:rPr>
          <w:t>Application Steps to Initialize the Dialogic JSR 309 Connector</w:t>
        </w:r>
        <w:r w:rsidR="00A21F0A">
          <w:rPr>
            <w:noProof/>
            <w:webHidden/>
          </w:rPr>
          <w:tab/>
        </w:r>
        <w:r w:rsidR="00A21F0A">
          <w:rPr>
            <w:noProof/>
            <w:webHidden/>
          </w:rPr>
          <w:fldChar w:fldCharType="begin"/>
        </w:r>
        <w:r w:rsidR="00A21F0A">
          <w:rPr>
            <w:noProof/>
            <w:webHidden/>
          </w:rPr>
          <w:instrText xml:space="preserve"> PAGEREF _Toc446324854 \h </w:instrText>
        </w:r>
        <w:r w:rsidR="00A21F0A">
          <w:rPr>
            <w:noProof/>
            <w:webHidden/>
          </w:rPr>
        </w:r>
        <w:r w:rsidR="00A21F0A">
          <w:rPr>
            <w:noProof/>
            <w:webHidden/>
          </w:rPr>
          <w:fldChar w:fldCharType="separate"/>
        </w:r>
        <w:r w:rsidR="00EA34DA">
          <w:rPr>
            <w:noProof/>
            <w:webHidden/>
          </w:rPr>
          <w:t>23</w:t>
        </w:r>
        <w:r w:rsidR="00A21F0A">
          <w:rPr>
            <w:noProof/>
            <w:webHidden/>
          </w:rPr>
          <w:fldChar w:fldCharType="end"/>
        </w:r>
      </w:hyperlink>
    </w:p>
    <w:p w14:paraId="5FA1C7E9" w14:textId="77777777" w:rsidR="00A21F0A" w:rsidRDefault="00AF51F6">
      <w:pPr>
        <w:pStyle w:val="TOC1"/>
        <w:tabs>
          <w:tab w:val="left" w:pos="660"/>
          <w:tab w:val="right" w:leader="dot" w:pos="9350"/>
        </w:tabs>
        <w:rPr>
          <w:rFonts w:asciiTheme="minorHAnsi" w:eastAsiaTheme="minorEastAsia" w:hAnsiTheme="minorHAnsi" w:cstheme="minorBidi"/>
          <w:b w:val="0"/>
          <w:noProof/>
          <w:sz w:val="22"/>
          <w:szCs w:val="22"/>
        </w:rPr>
      </w:pPr>
      <w:hyperlink w:anchor="_Toc446324855" w:history="1">
        <w:r w:rsidR="00A21F0A" w:rsidRPr="00CD7A66">
          <w:rPr>
            <w:rStyle w:val="Hyperlink"/>
            <w:noProof/>
          </w:rPr>
          <w:t>5.</w:t>
        </w:r>
        <w:r w:rsidR="00A21F0A">
          <w:rPr>
            <w:rFonts w:asciiTheme="minorHAnsi" w:eastAsiaTheme="minorEastAsia" w:hAnsiTheme="minorHAnsi" w:cstheme="minorBidi"/>
            <w:b w:val="0"/>
            <w:noProof/>
            <w:sz w:val="22"/>
            <w:szCs w:val="22"/>
          </w:rPr>
          <w:tab/>
        </w:r>
        <w:r w:rsidR="00A21F0A" w:rsidRPr="00CD7A66">
          <w:rPr>
            <w:rStyle w:val="Hyperlink"/>
            <w:noProof/>
          </w:rPr>
          <w:t>Troubleshooting</w:t>
        </w:r>
        <w:r w:rsidR="00A21F0A">
          <w:rPr>
            <w:noProof/>
            <w:webHidden/>
          </w:rPr>
          <w:tab/>
        </w:r>
        <w:r w:rsidR="00A21F0A">
          <w:rPr>
            <w:noProof/>
            <w:webHidden/>
          </w:rPr>
          <w:fldChar w:fldCharType="begin"/>
        </w:r>
        <w:r w:rsidR="00A21F0A">
          <w:rPr>
            <w:noProof/>
            <w:webHidden/>
          </w:rPr>
          <w:instrText xml:space="preserve"> PAGEREF _Toc446324855 \h </w:instrText>
        </w:r>
        <w:r w:rsidR="00A21F0A">
          <w:rPr>
            <w:noProof/>
            <w:webHidden/>
          </w:rPr>
        </w:r>
        <w:r w:rsidR="00A21F0A">
          <w:rPr>
            <w:noProof/>
            <w:webHidden/>
          </w:rPr>
          <w:fldChar w:fldCharType="separate"/>
        </w:r>
        <w:r w:rsidR="00EA34DA">
          <w:rPr>
            <w:noProof/>
            <w:webHidden/>
          </w:rPr>
          <w:t>26</w:t>
        </w:r>
        <w:r w:rsidR="00A21F0A">
          <w:rPr>
            <w:noProof/>
            <w:webHidden/>
          </w:rPr>
          <w:fldChar w:fldCharType="end"/>
        </w:r>
      </w:hyperlink>
    </w:p>
    <w:p w14:paraId="5C7F1A0C"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56" w:history="1">
        <w:r w:rsidR="00A21F0A" w:rsidRPr="00CD7A66">
          <w:rPr>
            <w:rStyle w:val="Hyperlink"/>
            <w:noProof/>
          </w:rPr>
          <w:t>Logging</w:t>
        </w:r>
        <w:r w:rsidR="00A21F0A">
          <w:rPr>
            <w:noProof/>
            <w:webHidden/>
          </w:rPr>
          <w:tab/>
        </w:r>
        <w:r w:rsidR="00A21F0A">
          <w:rPr>
            <w:noProof/>
            <w:webHidden/>
          </w:rPr>
          <w:fldChar w:fldCharType="begin"/>
        </w:r>
        <w:r w:rsidR="00A21F0A">
          <w:rPr>
            <w:noProof/>
            <w:webHidden/>
          </w:rPr>
          <w:instrText xml:space="preserve"> PAGEREF _Toc446324856 \h </w:instrText>
        </w:r>
        <w:r w:rsidR="00A21F0A">
          <w:rPr>
            <w:noProof/>
            <w:webHidden/>
          </w:rPr>
        </w:r>
        <w:r w:rsidR="00A21F0A">
          <w:rPr>
            <w:noProof/>
            <w:webHidden/>
          </w:rPr>
          <w:fldChar w:fldCharType="separate"/>
        </w:r>
        <w:r w:rsidR="00EA34DA">
          <w:rPr>
            <w:noProof/>
            <w:webHidden/>
          </w:rPr>
          <w:t>26</w:t>
        </w:r>
        <w:r w:rsidR="00A21F0A">
          <w:rPr>
            <w:noProof/>
            <w:webHidden/>
          </w:rPr>
          <w:fldChar w:fldCharType="end"/>
        </w:r>
      </w:hyperlink>
    </w:p>
    <w:p w14:paraId="1317277D"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57" w:history="1">
        <w:r w:rsidR="00A21F0A" w:rsidRPr="00CD7A66">
          <w:rPr>
            <w:rStyle w:val="Hyperlink"/>
            <w:noProof/>
          </w:rPr>
          <w:t>Dialogic JSR 309 Connector and Verification Application Troubleshooting</w:t>
        </w:r>
        <w:r w:rsidR="00A21F0A">
          <w:rPr>
            <w:noProof/>
            <w:webHidden/>
          </w:rPr>
          <w:tab/>
        </w:r>
        <w:r w:rsidR="00A21F0A">
          <w:rPr>
            <w:noProof/>
            <w:webHidden/>
          </w:rPr>
          <w:fldChar w:fldCharType="begin"/>
        </w:r>
        <w:r w:rsidR="00A21F0A">
          <w:rPr>
            <w:noProof/>
            <w:webHidden/>
          </w:rPr>
          <w:instrText xml:space="preserve"> PAGEREF _Toc446324857 \h </w:instrText>
        </w:r>
        <w:r w:rsidR="00A21F0A">
          <w:rPr>
            <w:noProof/>
            <w:webHidden/>
          </w:rPr>
        </w:r>
        <w:r w:rsidR="00A21F0A">
          <w:rPr>
            <w:noProof/>
            <w:webHidden/>
          </w:rPr>
          <w:fldChar w:fldCharType="separate"/>
        </w:r>
        <w:r w:rsidR="00EA34DA">
          <w:rPr>
            <w:noProof/>
            <w:webHidden/>
          </w:rPr>
          <w:t>27</w:t>
        </w:r>
        <w:r w:rsidR="00A21F0A">
          <w:rPr>
            <w:noProof/>
            <w:webHidden/>
          </w:rPr>
          <w:fldChar w:fldCharType="end"/>
        </w:r>
      </w:hyperlink>
    </w:p>
    <w:p w14:paraId="7A5293D0"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58" w:history="1">
        <w:r w:rsidR="00A21F0A" w:rsidRPr="00CD7A66">
          <w:rPr>
            <w:rStyle w:val="Hyperlink"/>
            <w:noProof/>
          </w:rPr>
          <w:t>SIP Errors</w:t>
        </w:r>
        <w:r w:rsidR="00A21F0A">
          <w:rPr>
            <w:noProof/>
            <w:webHidden/>
          </w:rPr>
          <w:tab/>
        </w:r>
        <w:r w:rsidR="00A21F0A">
          <w:rPr>
            <w:noProof/>
            <w:webHidden/>
          </w:rPr>
          <w:fldChar w:fldCharType="begin"/>
        </w:r>
        <w:r w:rsidR="00A21F0A">
          <w:rPr>
            <w:noProof/>
            <w:webHidden/>
          </w:rPr>
          <w:instrText xml:space="preserve"> PAGEREF _Toc446324858 \h </w:instrText>
        </w:r>
        <w:r w:rsidR="00A21F0A">
          <w:rPr>
            <w:noProof/>
            <w:webHidden/>
          </w:rPr>
        </w:r>
        <w:r w:rsidR="00A21F0A">
          <w:rPr>
            <w:noProof/>
            <w:webHidden/>
          </w:rPr>
          <w:fldChar w:fldCharType="separate"/>
        </w:r>
        <w:r w:rsidR="00EA34DA">
          <w:rPr>
            <w:noProof/>
            <w:webHidden/>
          </w:rPr>
          <w:t>28</w:t>
        </w:r>
        <w:r w:rsidR="00A21F0A">
          <w:rPr>
            <w:noProof/>
            <w:webHidden/>
          </w:rPr>
          <w:fldChar w:fldCharType="end"/>
        </w:r>
      </w:hyperlink>
    </w:p>
    <w:p w14:paraId="4CFD959D" w14:textId="77777777" w:rsidR="00A21F0A" w:rsidRDefault="00AF51F6">
      <w:pPr>
        <w:pStyle w:val="TOC1"/>
        <w:tabs>
          <w:tab w:val="left" w:pos="660"/>
          <w:tab w:val="right" w:leader="dot" w:pos="9350"/>
        </w:tabs>
        <w:rPr>
          <w:rFonts w:asciiTheme="minorHAnsi" w:eastAsiaTheme="minorEastAsia" w:hAnsiTheme="minorHAnsi" w:cstheme="minorBidi"/>
          <w:b w:val="0"/>
          <w:noProof/>
          <w:sz w:val="22"/>
          <w:szCs w:val="22"/>
        </w:rPr>
      </w:pPr>
      <w:hyperlink w:anchor="_Toc446324859" w:history="1">
        <w:r w:rsidR="00A21F0A" w:rsidRPr="00CD7A66">
          <w:rPr>
            <w:rStyle w:val="Hyperlink"/>
            <w:noProof/>
          </w:rPr>
          <w:t>6.</w:t>
        </w:r>
        <w:r w:rsidR="00A21F0A">
          <w:rPr>
            <w:rFonts w:asciiTheme="minorHAnsi" w:eastAsiaTheme="minorEastAsia" w:hAnsiTheme="minorHAnsi" w:cstheme="minorBidi"/>
            <w:b w:val="0"/>
            <w:noProof/>
            <w:sz w:val="22"/>
            <w:szCs w:val="22"/>
          </w:rPr>
          <w:tab/>
        </w:r>
        <w:r w:rsidR="00A21F0A" w:rsidRPr="00CD7A66">
          <w:rPr>
            <w:rStyle w:val="Hyperlink"/>
            <w:noProof/>
          </w:rPr>
          <w:t>Building and Debugging Sample Demos in Eclipse IDE</w:t>
        </w:r>
        <w:r w:rsidR="00A21F0A">
          <w:rPr>
            <w:noProof/>
            <w:webHidden/>
          </w:rPr>
          <w:tab/>
        </w:r>
        <w:r w:rsidR="00A21F0A">
          <w:rPr>
            <w:noProof/>
            <w:webHidden/>
          </w:rPr>
          <w:fldChar w:fldCharType="begin"/>
        </w:r>
        <w:r w:rsidR="00A21F0A">
          <w:rPr>
            <w:noProof/>
            <w:webHidden/>
          </w:rPr>
          <w:instrText xml:space="preserve"> PAGEREF _Toc446324859 \h </w:instrText>
        </w:r>
        <w:r w:rsidR="00A21F0A">
          <w:rPr>
            <w:noProof/>
            <w:webHidden/>
          </w:rPr>
        </w:r>
        <w:r w:rsidR="00A21F0A">
          <w:rPr>
            <w:noProof/>
            <w:webHidden/>
          </w:rPr>
          <w:fldChar w:fldCharType="separate"/>
        </w:r>
        <w:r w:rsidR="00EA34DA">
          <w:rPr>
            <w:noProof/>
            <w:webHidden/>
          </w:rPr>
          <w:t>29</w:t>
        </w:r>
        <w:r w:rsidR="00A21F0A">
          <w:rPr>
            <w:noProof/>
            <w:webHidden/>
          </w:rPr>
          <w:fldChar w:fldCharType="end"/>
        </w:r>
      </w:hyperlink>
    </w:p>
    <w:p w14:paraId="37617609"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60" w:history="1">
        <w:r w:rsidR="00A21F0A" w:rsidRPr="00CD7A66">
          <w:rPr>
            <w:rStyle w:val="Hyperlink"/>
            <w:noProof/>
          </w:rPr>
          <w:t>Prerequisites</w:t>
        </w:r>
        <w:r w:rsidR="00A21F0A">
          <w:rPr>
            <w:noProof/>
            <w:webHidden/>
          </w:rPr>
          <w:tab/>
        </w:r>
        <w:r w:rsidR="00A21F0A">
          <w:rPr>
            <w:noProof/>
            <w:webHidden/>
          </w:rPr>
          <w:fldChar w:fldCharType="begin"/>
        </w:r>
        <w:r w:rsidR="00A21F0A">
          <w:rPr>
            <w:noProof/>
            <w:webHidden/>
          </w:rPr>
          <w:instrText xml:space="preserve"> PAGEREF _Toc446324860 \h </w:instrText>
        </w:r>
        <w:r w:rsidR="00A21F0A">
          <w:rPr>
            <w:noProof/>
            <w:webHidden/>
          </w:rPr>
        </w:r>
        <w:r w:rsidR="00A21F0A">
          <w:rPr>
            <w:noProof/>
            <w:webHidden/>
          </w:rPr>
          <w:fldChar w:fldCharType="separate"/>
        </w:r>
        <w:r w:rsidR="00EA34DA">
          <w:rPr>
            <w:noProof/>
            <w:webHidden/>
          </w:rPr>
          <w:t>29</w:t>
        </w:r>
        <w:r w:rsidR="00A21F0A">
          <w:rPr>
            <w:noProof/>
            <w:webHidden/>
          </w:rPr>
          <w:fldChar w:fldCharType="end"/>
        </w:r>
      </w:hyperlink>
    </w:p>
    <w:p w14:paraId="30FA147B"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61" w:history="1">
        <w:r w:rsidR="00A21F0A" w:rsidRPr="00CD7A66">
          <w:rPr>
            <w:rStyle w:val="Hyperlink"/>
            <w:noProof/>
          </w:rPr>
          <w:t>Creating the Build Environment</w:t>
        </w:r>
        <w:r w:rsidR="00A21F0A">
          <w:rPr>
            <w:noProof/>
            <w:webHidden/>
          </w:rPr>
          <w:tab/>
        </w:r>
        <w:r w:rsidR="00A21F0A">
          <w:rPr>
            <w:noProof/>
            <w:webHidden/>
          </w:rPr>
          <w:fldChar w:fldCharType="begin"/>
        </w:r>
        <w:r w:rsidR="00A21F0A">
          <w:rPr>
            <w:noProof/>
            <w:webHidden/>
          </w:rPr>
          <w:instrText xml:space="preserve"> PAGEREF _Toc446324861 \h </w:instrText>
        </w:r>
        <w:r w:rsidR="00A21F0A">
          <w:rPr>
            <w:noProof/>
            <w:webHidden/>
          </w:rPr>
        </w:r>
        <w:r w:rsidR="00A21F0A">
          <w:rPr>
            <w:noProof/>
            <w:webHidden/>
          </w:rPr>
          <w:fldChar w:fldCharType="separate"/>
        </w:r>
        <w:r w:rsidR="00EA34DA">
          <w:rPr>
            <w:noProof/>
            <w:webHidden/>
          </w:rPr>
          <w:t>29</w:t>
        </w:r>
        <w:r w:rsidR="00A21F0A">
          <w:rPr>
            <w:noProof/>
            <w:webHidden/>
          </w:rPr>
          <w:fldChar w:fldCharType="end"/>
        </w:r>
      </w:hyperlink>
    </w:p>
    <w:p w14:paraId="04F08B07"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62" w:history="1">
        <w:r w:rsidR="00A21F0A" w:rsidRPr="00CD7A66">
          <w:rPr>
            <w:rStyle w:val="Hyperlink"/>
            <w:noProof/>
          </w:rPr>
          <w:t>Prepare the Eclipse Workspace</w:t>
        </w:r>
        <w:r w:rsidR="00A21F0A">
          <w:rPr>
            <w:noProof/>
            <w:webHidden/>
          </w:rPr>
          <w:tab/>
        </w:r>
        <w:r w:rsidR="00A21F0A">
          <w:rPr>
            <w:noProof/>
            <w:webHidden/>
          </w:rPr>
          <w:fldChar w:fldCharType="begin"/>
        </w:r>
        <w:r w:rsidR="00A21F0A">
          <w:rPr>
            <w:noProof/>
            <w:webHidden/>
          </w:rPr>
          <w:instrText xml:space="preserve"> PAGEREF _Toc446324862 \h </w:instrText>
        </w:r>
        <w:r w:rsidR="00A21F0A">
          <w:rPr>
            <w:noProof/>
            <w:webHidden/>
          </w:rPr>
        </w:r>
        <w:r w:rsidR="00A21F0A">
          <w:rPr>
            <w:noProof/>
            <w:webHidden/>
          </w:rPr>
          <w:fldChar w:fldCharType="separate"/>
        </w:r>
        <w:r w:rsidR="00EA34DA">
          <w:rPr>
            <w:noProof/>
            <w:webHidden/>
          </w:rPr>
          <w:t>29</w:t>
        </w:r>
        <w:r w:rsidR="00A21F0A">
          <w:rPr>
            <w:noProof/>
            <w:webHidden/>
          </w:rPr>
          <w:fldChar w:fldCharType="end"/>
        </w:r>
      </w:hyperlink>
    </w:p>
    <w:p w14:paraId="1B1244F1"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63" w:history="1">
        <w:r w:rsidR="00A21F0A" w:rsidRPr="00CD7A66">
          <w:rPr>
            <w:rStyle w:val="Hyperlink"/>
            <w:noProof/>
          </w:rPr>
          <w:t>Configure the Application</w:t>
        </w:r>
        <w:r w:rsidR="00A21F0A">
          <w:rPr>
            <w:noProof/>
            <w:webHidden/>
          </w:rPr>
          <w:tab/>
        </w:r>
        <w:r w:rsidR="00A21F0A">
          <w:rPr>
            <w:noProof/>
            <w:webHidden/>
          </w:rPr>
          <w:fldChar w:fldCharType="begin"/>
        </w:r>
        <w:r w:rsidR="00A21F0A">
          <w:rPr>
            <w:noProof/>
            <w:webHidden/>
          </w:rPr>
          <w:instrText xml:space="preserve"> PAGEREF _Toc446324863 \h </w:instrText>
        </w:r>
        <w:r w:rsidR="00A21F0A">
          <w:rPr>
            <w:noProof/>
            <w:webHidden/>
          </w:rPr>
        </w:r>
        <w:r w:rsidR="00A21F0A">
          <w:rPr>
            <w:noProof/>
            <w:webHidden/>
          </w:rPr>
          <w:fldChar w:fldCharType="separate"/>
        </w:r>
        <w:r w:rsidR="00EA34DA">
          <w:rPr>
            <w:noProof/>
            <w:webHidden/>
          </w:rPr>
          <w:t>33</w:t>
        </w:r>
        <w:r w:rsidR="00A21F0A">
          <w:rPr>
            <w:noProof/>
            <w:webHidden/>
          </w:rPr>
          <w:fldChar w:fldCharType="end"/>
        </w:r>
      </w:hyperlink>
    </w:p>
    <w:p w14:paraId="26EB8A46"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64" w:history="1">
        <w:r w:rsidR="00A21F0A" w:rsidRPr="00CD7A66">
          <w:rPr>
            <w:rStyle w:val="Hyperlink"/>
            <w:noProof/>
          </w:rPr>
          <w:t>Building the Project</w:t>
        </w:r>
        <w:r w:rsidR="00A21F0A">
          <w:rPr>
            <w:noProof/>
            <w:webHidden/>
          </w:rPr>
          <w:tab/>
        </w:r>
        <w:r w:rsidR="00A21F0A">
          <w:rPr>
            <w:noProof/>
            <w:webHidden/>
          </w:rPr>
          <w:fldChar w:fldCharType="begin"/>
        </w:r>
        <w:r w:rsidR="00A21F0A">
          <w:rPr>
            <w:noProof/>
            <w:webHidden/>
          </w:rPr>
          <w:instrText xml:space="preserve"> PAGEREF _Toc446324864 \h </w:instrText>
        </w:r>
        <w:r w:rsidR="00A21F0A">
          <w:rPr>
            <w:noProof/>
            <w:webHidden/>
          </w:rPr>
        </w:r>
        <w:r w:rsidR="00A21F0A">
          <w:rPr>
            <w:noProof/>
            <w:webHidden/>
          </w:rPr>
          <w:fldChar w:fldCharType="separate"/>
        </w:r>
        <w:r w:rsidR="00EA34DA">
          <w:rPr>
            <w:noProof/>
            <w:webHidden/>
          </w:rPr>
          <w:t>49</w:t>
        </w:r>
        <w:r w:rsidR="00A21F0A">
          <w:rPr>
            <w:noProof/>
            <w:webHidden/>
          </w:rPr>
          <w:fldChar w:fldCharType="end"/>
        </w:r>
      </w:hyperlink>
    </w:p>
    <w:p w14:paraId="3524662A"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65" w:history="1">
        <w:r w:rsidR="00A21F0A" w:rsidRPr="00CD7A66">
          <w:rPr>
            <w:rStyle w:val="Hyperlink"/>
            <w:noProof/>
          </w:rPr>
          <w:t>Configuring Eclipse Project and TeleStax Application Server Deployed Application for Remote Debugging</w:t>
        </w:r>
        <w:r w:rsidR="00A21F0A">
          <w:rPr>
            <w:noProof/>
            <w:webHidden/>
          </w:rPr>
          <w:tab/>
        </w:r>
        <w:r w:rsidR="00A21F0A">
          <w:rPr>
            <w:noProof/>
            <w:webHidden/>
          </w:rPr>
          <w:fldChar w:fldCharType="begin"/>
        </w:r>
        <w:r w:rsidR="00A21F0A">
          <w:rPr>
            <w:noProof/>
            <w:webHidden/>
          </w:rPr>
          <w:instrText xml:space="preserve"> PAGEREF _Toc446324865 \h </w:instrText>
        </w:r>
        <w:r w:rsidR="00A21F0A">
          <w:rPr>
            <w:noProof/>
            <w:webHidden/>
          </w:rPr>
        </w:r>
        <w:r w:rsidR="00A21F0A">
          <w:rPr>
            <w:noProof/>
            <w:webHidden/>
          </w:rPr>
          <w:fldChar w:fldCharType="separate"/>
        </w:r>
        <w:r w:rsidR="00EA34DA">
          <w:rPr>
            <w:noProof/>
            <w:webHidden/>
          </w:rPr>
          <w:t>50</w:t>
        </w:r>
        <w:r w:rsidR="00A21F0A">
          <w:rPr>
            <w:noProof/>
            <w:webHidden/>
          </w:rPr>
          <w:fldChar w:fldCharType="end"/>
        </w:r>
      </w:hyperlink>
    </w:p>
    <w:p w14:paraId="50701EB7"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66" w:history="1">
        <w:r w:rsidR="00A21F0A" w:rsidRPr="00CD7A66">
          <w:rPr>
            <w:rStyle w:val="Hyperlink"/>
            <w:noProof/>
          </w:rPr>
          <w:t>Configuring the Application Server Platform for Remote Debugging</w:t>
        </w:r>
        <w:r w:rsidR="00A21F0A">
          <w:rPr>
            <w:noProof/>
            <w:webHidden/>
          </w:rPr>
          <w:tab/>
        </w:r>
        <w:r w:rsidR="00A21F0A">
          <w:rPr>
            <w:noProof/>
            <w:webHidden/>
          </w:rPr>
          <w:fldChar w:fldCharType="begin"/>
        </w:r>
        <w:r w:rsidR="00A21F0A">
          <w:rPr>
            <w:noProof/>
            <w:webHidden/>
          </w:rPr>
          <w:instrText xml:space="preserve"> PAGEREF _Toc446324866 \h </w:instrText>
        </w:r>
        <w:r w:rsidR="00A21F0A">
          <w:rPr>
            <w:noProof/>
            <w:webHidden/>
          </w:rPr>
        </w:r>
        <w:r w:rsidR="00A21F0A">
          <w:rPr>
            <w:noProof/>
            <w:webHidden/>
          </w:rPr>
          <w:fldChar w:fldCharType="separate"/>
        </w:r>
        <w:r w:rsidR="00EA34DA">
          <w:rPr>
            <w:noProof/>
            <w:webHidden/>
          </w:rPr>
          <w:t>50</w:t>
        </w:r>
        <w:r w:rsidR="00A21F0A">
          <w:rPr>
            <w:noProof/>
            <w:webHidden/>
          </w:rPr>
          <w:fldChar w:fldCharType="end"/>
        </w:r>
      </w:hyperlink>
    </w:p>
    <w:p w14:paraId="78573AED"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67" w:history="1">
        <w:r w:rsidR="00A21F0A" w:rsidRPr="00CD7A66">
          <w:rPr>
            <w:rStyle w:val="Hyperlink"/>
            <w:noProof/>
          </w:rPr>
          <w:t>Eclipse Project Configuration for Remote Debugging</w:t>
        </w:r>
        <w:r w:rsidR="00A21F0A">
          <w:rPr>
            <w:noProof/>
            <w:webHidden/>
          </w:rPr>
          <w:tab/>
        </w:r>
        <w:r w:rsidR="00A21F0A">
          <w:rPr>
            <w:noProof/>
            <w:webHidden/>
          </w:rPr>
          <w:fldChar w:fldCharType="begin"/>
        </w:r>
        <w:r w:rsidR="00A21F0A">
          <w:rPr>
            <w:noProof/>
            <w:webHidden/>
          </w:rPr>
          <w:instrText xml:space="preserve"> PAGEREF _Toc446324867 \h </w:instrText>
        </w:r>
        <w:r w:rsidR="00A21F0A">
          <w:rPr>
            <w:noProof/>
            <w:webHidden/>
          </w:rPr>
        </w:r>
        <w:r w:rsidR="00A21F0A">
          <w:rPr>
            <w:noProof/>
            <w:webHidden/>
          </w:rPr>
          <w:fldChar w:fldCharType="separate"/>
        </w:r>
        <w:r w:rsidR="00EA34DA">
          <w:rPr>
            <w:noProof/>
            <w:webHidden/>
          </w:rPr>
          <w:t>51</w:t>
        </w:r>
        <w:r w:rsidR="00A21F0A">
          <w:rPr>
            <w:noProof/>
            <w:webHidden/>
          </w:rPr>
          <w:fldChar w:fldCharType="end"/>
        </w:r>
      </w:hyperlink>
    </w:p>
    <w:p w14:paraId="457C9E3E" w14:textId="77777777" w:rsidR="00A21F0A" w:rsidRDefault="00AF51F6">
      <w:pPr>
        <w:pStyle w:val="TOC1"/>
        <w:tabs>
          <w:tab w:val="left" w:pos="660"/>
          <w:tab w:val="right" w:leader="dot" w:pos="9350"/>
        </w:tabs>
        <w:rPr>
          <w:rFonts w:asciiTheme="minorHAnsi" w:eastAsiaTheme="minorEastAsia" w:hAnsiTheme="minorHAnsi" w:cstheme="minorBidi"/>
          <w:b w:val="0"/>
          <w:noProof/>
          <w:sz w:val="22"/>
          <w:szCs w:val="22"/>
        </w:rPr>
      </w:pPr>
      <w:hyperlink w:anchor="_Toc446324868" w:history="1">
        <w:r w:rsidR="00A21F0A" w:rsidRPr="00CD7A66">
          <w:rPr>
            <w:rStyle w:val="Hyperlink"/>
            <w:noProof/>
          </w:rPr>
          <w:t>7.</w:t>
        </w:r>
        <w:r w:rsidR="00A21F0A">
          <w:rPr>
            <w:rFonts w:asciiTheme="minorHAnsi" w:eastAsiaTheme="minorEastAsia" w:hAnsiTheme="minorHAnsi" w:cstheme="minorBidi"/>
            <w:b w:val="0"/>
            <w:noProof/>
            <w:sz w:val="22"/>
            <w:szCs w:val="22"/>
          </w:rPr>
          <w:tab/>
        </w:r>
        <w:r w:rsidR="00A21F0A" w:rsidRPr="00CD7A66">
          <w:rPr>
            <w:rStyle w:val="Hyperlink"/>
            <w:noProof/>
          </w:rPr>
          <w:t>Appendix A: Dialogic JSR 309 Connector Environment Setup</w:t>
        </w:r>
        <w:r w:rsidR="00A21F0A">
          <w:rPr>
            <w:noProof/>
            <w:webHidden/>
          </w:rPr>
          <w:tab/>
        </w:r>
        <w:r w:rsidR="00A21F0A">
          <w:rPr>
            <w:noProof/>
            <w:webHidden/>
          </w:rPr>
          <w:fldChar w:fldCharType="begin"/>
        </w:r>
        <w:r w:rsidR="00A21F0A">
          <w:rPr>
            <w:noProof/>
            <w:webHidden/>
          </w:rPr>
          <w:instrText xml:space="preserve"> PAGEREF _Toc446324868 \h </w:instrText>
        </w:r>
        <w:r w:rsidR="00A21F0A">
          <w:rPr>
            <w:noProof/>
            <w:webHidden/>
          </w:rPr>
        </w:r>
        <w:r w:rsidR="00A21F0A">
          <w:rPr>
            <w:noProof/>
            <w:webHidden/>
          </w:rPr>
          <w:fldChar w:fldCharType="separate"/>
        </w:r>
        <w:r w:rsidR="00EA34DA">
          <w:rPr>
            <w:noProof/>
            <w:webHidden/>
          </w:rPr>
          <w:t>54</w:t>
        </w:r>
        <w:r w:rsidR="00A21F0A">
          <w:rPr>
            <w:noProof/>
            <w:webHidden/>
          </w:rPr>
          <w:fldChar w:fldCharType="end"/>
        </w:r>
      </w:hyperlink>
    </w:p>
    <w:p w14:paraId="58CF8C02" w14:textId="77777777" w:rsidR="00A21F0A" w:rsidRDefault="00AF51F6">
      <w:pPr>
        <w:pStyle w:val="TOC2"/>
        <w:tabs>
          <w:tab w:val="right" w:leader="dot" w:pos="9350"/>
        </w:tabs>
        <w:rPr>
          <w:rFonts w:asciiTheme="minorHAnsi" w:eastAsiaTheme="minorEastAsia" w:hAnsiTheme="minorHAnsi" w:cstheme="minorBidi"/>
          <w:noProof/>
          <w:sz w:val="22"/>
          <w:szCs w:val="22"/>
        </w:rPr>
      </w:pPr>
      <w:hyperlink w:anchor="_Toc446324869" w:history="1">
        <w:r w:rsidR="00A21F0A" w:rsidRPr="00CD7A66">
          <w:rPr>
            <w:rStyle w:val="Hyperlink"/>
            <w:noProof/>
          </w:rPr>
          <w:t>Installing and Configuring the TeleStax Apache-Tomcat Application Server</w:t>
        </w:r>
        <w:r w:rsidR="00A21F0A">
          <w:rPr>
            <w:noProof/>
            <w:webHidden/>
          </w:rPr>
          <w:tab/>
        </w:r>
        <w:r w:rsidR="00A21F0A">
          <w:rPr>
            <w:noProof/>
            <w:webHidden/>
          </w:rPr>
          <w:fldChar w:fldCharType="begin"/>
        </w:r>
        <w:r w:rsidR="00A21F0A">
          <w:rPr>
            <w:noProof/>
            <w:webHidden/>
          </w:rPr>
          <w:instrText xml:space="preserve"> PAGEREF _Toc446324869 \h </w:instrText>
        </w:r>
        <w:r w:rsidR="00A21F0A">
          <w:rPr>
            <w:noProof/>
            <w:webHidden/>
          </w:rPr>
        </w:r>
        <w:r w:rsidR="00A21F0A">
          <w:rPr>
            <w:noProof/>
            <w:webHidden/>
          </w:rPr>
          <w:fldChar w:fldCharType="separate"/>
        </w:r>
        <w:r w:rsidR="00EA34DA">
          <w:rPr>
            <w:noProof/>
            <w:webHidden/>
          </w:rPr>
          <w:t>54</w:t>
        </w:r>
        <w:r w:rsidR="00A21F0A">
          <w:rPr>
            <w:noProof/>
            <w:webHidden/>
          </w:rPr>
          <w:fldChar w:fldCharType="end"/>
        </w:r>
      </w:hyperlink>
    </w:p>
    <w:p w14:paraId="2D3B209D"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70" w:history="1">
        <w:r w:rsidR="00A21F0A" w:rsidRPr="00CD7A66">
          <w:rPr>
            <w:rStyle w:val="Hyperlink"/>
            <w:noProof/>
          </w:rPr>
          <w:t>Preinstallation Setup</w:t>
        </w:r>
        <w:r w:rsidR="00A21F0A">
          <w:rPr>
            <w:noProof/>
            <w:webHidden/>
          </w:rPr>
          <w:tab/>
        </w:r>
        <w:r w:rsidR="00A21F0A">
          <w:rPr>
            <w:noProof/>
            <w:webHidden/>
          </w:rPr>
          <w:fldChar w:fldCharType="begin"/>
        </w:r>
        <w:r w:rsidR="00A21F0A">
          <w:rPr>
            <w:noProof/>
            <w:webHidden/>
          </w:rPr>
          <w:instrText xml:space="preserve"> PAGEREF _Toc446324870 \h </w:instrText>
        </w:r>
        <w:r w:rsidR="00A21F0A">
          <w:rPr>
            <w:noProof/>
            <w:webHidden/>
          </w:rPr>
        </w:r>
        <w:r w:rsidR="00A21F0A">
          <w:rPr>
            <w:noProof/>
            <w:webHidden/>
          </w:rPr>
          <w:fldChar w:fldCharType="separate"/>
        </w:r>
        <w:r w:rsidR="00EA34DA">
          <w:rPr>
            <w:noProof/>
            <w:webHidden/>
          </w:rPr>
          <w:t>54</w:t>
        </w:r>
        <w:r w:rsidR="00A21F0A">
          <w:rPr>
            <w:noProof/>
            <w:webHidden/>
          </w:rPr>
          <w:fldChar w:fldCharType="end"/>
        </w:r>
      </w:hyperlink>
    </w:p>
    <w:p w14:paraId="505EF27D"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71" w:history="1">
        <w:r w:rsidR="00A21F0A" w:rsidRPr="00CD7A66">
          <w:rPr>
            <w:rStyle w:val="Hyperlink"/>
            <w:noProof/>
          </w:rPr>
          <w:t>Firewall Configuration</w:t>
        </w:r>
        <w:r w:rsidR="00A21F0A">
          <w:rPr>
            <w:noProof/>
            <w:webHidden/>
          </w:rPr>
          <w:tab/>
        </w:r>
        <w:r w:rsidR="00A21F0A">
          <w:rPr>
            <w:noProof/>
            <w:webHidden/>
          </w:rPr>
          <w:fldChar w:fldCharType="begin"/>
        </w:r>
        <w:r w:rsidR="00A21F0A">
          <w:rPr>
            <w:noProof/>
            <w:webHidden/>
          </w:rPr>
          <w:instrText xml:space="preserve"> PAGEREF _Toc446324871 \h </w:instrText>
        </w:r>
        <w:r w:rsidR="00A21F0A">
          <w:rPr>
            <w:noProof/>
            <w:webHidden/>
          </w:rPr>
        </w:r>
        <w:r w:rsidR="00A21F0A">
          <w:rPr>
            <w:noProof/>
            <w:webHidden/>
          </w:rPr>
          <w:fldChar w:fldCharType="separate"/>
        </w:r>
        <w:r w:rsidR="00EA34DA">
          <w:rPr>
            <w:noProof/>
            <w:webHidden/>
          </w:rPr>
          <w:t>55</w:t>
        </w:r>
        <w:r w:rsidR="00A21F0A">
          <w:rPr>
            <w:noProof/>
            <w:webHidden/>
          </w:rPr>
          <w:fldChar w:fldCharType="end"/>
        </w:r>
      </w:hyperlink>
    </w:p>
    <w:p w14:paraId="65897BE0"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72" w:history="1">
        <w:r w:rsidR="00A21F0A" w:rsidRPr="00CD7A66">
          <w:rPr>
            <w:rStyle w:val="Hyperlink"/>
            <w:noProof/>
          </w:rPr>
          <w:t>TeleStax Installation</w:t>
        </w:r>
        <w:r w:rsidR="00A21F0A">
          <w:rPr>
            <w:noProof/>
            <w:webHidden/>
          </w:rPr>
          <w:tab/>
        </w:r>
        <w:r w:rsidR="00A21F0A">
          <w:rPr>
            <w:noProof/>
            <w:webHidden/>
          </w:rPr>
          <w:fldChar w:fldCharType="begin"/>
        </w:r>
        <w:r w:rsidR="00A21F0A">
          <w:rPr>
            <w:noProof/>
            <w:webHidden/>
          </w:rPr>
          <w:instrText xml:space="preserve"> PAGEREF _Toc446324872 \h </w:instrText>
        </w:r>
        <w:r w:rsidR="00A21F0A">
          <w:rPr>
            <w:noProof/>
            <w:webHidden/>
          </w:rPr>
        </w:r>
        <w:r w:rsidR="00A21F0A">
          <w:rPr>
            <w:noProof/>
            <w:webHidden/>
          </w:rPr>
          <w:fldChar w:fldCharType="separate"/>
        </w:r>
        <w:r w:rsidR="00EA34DA">
          <w:rPr>
            <w:noProof/>
            <w:webHidden/>
          </w:rPr>
          <w:t>56</w:t>
        </w:r>
        <w:r w:rsidR="00A21F0A">
          <w:rPr>
            <w:noProof/>
            <w:webHidden/>
          </w:rPr>
          <w:fldChar w:fldCharType="end"/>
        </w:r>
      </w:hyperlink>
    </w:p>
    <w:p w14:paraId="666231BD"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73" w:history="1">
        <w:r w:rsidR="00A21F0A" w:rsidRPr="00CD7A66">
          <w:rPr>
            <w:rStyle w:val="Hyperlink"/>
            <w:noProof/>
          </w:rPr>
          <w:t>TeleStax Configuration</w:t>
        </w:r>
        <w:r w:rsidR="00A21F0A">
          <w:rPr>
            <w:noProof/>
            <w:webHidden/>
          </w:rPr>
          <w:tab/>
        </w:r>
        <w:r w:rsidR="00A21F0A">
          <w:rPr>
            <w:noProof/>
            <w:webHidden/>
          </w:rPr>
          <w:fldChar w:fldCharType="begin"/>
        </w:r>
        <w:r w:rsidR="00A21F0A">
          <w:rPr>
            <w:noProof/>
            <w:webHidden/>
          </w:rPr>
          <w:instrText xml:space="preserve"> PAGEREF _Toc446324873 \h </w:instrText>
        </w:r>
        <w:r w:rsidR="00A21F0A">
          <w:rPr>
            <w:noProof/>
            <w:webHidden/>
          </w:rPr>
        </w:r>
        <w:r w:rsidR="00A21F0A">
          <w:rPr>
            <w:noProof/>
            <w:webHidden/>
          </w:rPr>
          <w:fldChar w:fldCharType="separate"/>
        </w:r>
        <w:r w:rsidR="00EA34DA">
          <w:rPr>
            <w:noProof/>
            <w:webHidden/>
          </w:rPr>
          <w:t>56</w:t>
        </w:r>
        <w:r w:rsidR="00A21F0A">
          <w:rPr>
            <w:noProof/>
            <w:webHidden/>
          </w:rPr>
          <w:fldChar w:fldCharType="end"/>
        </w:r>
      </w:hyperlink>
    </w:p>
    <w:p w14:paraId="601B190B"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74" w:history="1">
        <w:r w:rsidR="00A21F0A" w:rsidRPr="00CD7A66">
          <w:rPr>
            <w:rStyle w:val="Hyperlink"/>
            <w:noProof/>
          </w:rPr>
          <w:t>TeleStax Startup</w:t>
        </w:r>
        <w:r w:rsidR="00A21F0A">
          <w:rPr>
            <w:noProof/>
            <w:webHidden/>
          </w:rPr>
          <w:tab/>
        </w:r>
        <w:r w:rsidR="00A21F0A">
          <w:rPr>
            <w:noProof/>
            <w:webHidden/>
          </w:rPr>
          <w:fldChar w:fldCharType="begin"/>
        </w:r>
        <w:r w:rsidR="00A21F0A">
          <w:rPr>
            <w:noProof/>
            <w:webHidden/>
          </w:rPr>
          <w:instrText xml:space="preserve"> PAGEREF _Toc446324874 \h </w:instrText>
        </w:r>
        <w:r w:rsidR="00A21F0A">
          <w:rPr>
            <w:noProof/>
            <w:webHidden/>
          </w:rPr>
        </w:r>
        <w:r w:rsidR="00A21F0A">
          <w:rPr>
            <w:noProof/>
            <w:webHidden/>
          </w:rPr>
          <w:fldChar w:fldCharType="separate"/>
        </w:r>
        <w:r w:rsidR="00EA34DA">
          <w:rPr>
            <w:noProof/>
            <w:webHidden/>
          </w:rPr>
          <w:t>58</w:t>
        </w:r>
        <w:r w:rsidR="00A21F0A">
          <w:rPr>
            <w:noProof/>
            <w:webHidden/>
          </w:rPr>
          <w:fldChar w:fldCharType="end"/>
        </w:r>
      </w:hyperlink>
    </w:p>
    <w:p w14:paraId="0A9C9EBB" w14:textId="77777777" w:rsidR="00A21F0A" w:rsidRDefault="00AF51F6">
      <w:pPr>
        <w:pStyle w:val="TOC3"/>
        <w:tabs>
          <w:tab w:val="right" w:leader="dot" w:pos="9350"/>
        </w:tabs>
        <w:rPr>
          <w:rFonts w:asciiTheme="minorHAnsi" w:eastAsiaTheme="minorEastAsia" w:hAnsiTheme="minorHAnsi" w:cstheme="minorBidi"/>
          <w:noProof/>
          <w:sz w:val="22"/>
          <w:szCs w:val="22"/>
        </w:rPr>
      </w:pPr>
      <w:hyperlink w:anchor="_Toc446324875" w:history="1">
        <w:r w:rsidR="00A21F0A" w:rsidRPr="00CD7A66">
          <w:rPr>
            <w:rStyle w:val="Hyperlink"/>
            <w:noProof/>
          </w:rPr>
          <w:t>TeleStax Verification</w:t>
        </w:r>
        <w:r w:rsidR="00A21F0A">
          <w:rPr>
            <w:noProof/>
            <w:webHidden/>
          </w:rPr>
          <w:tab/>
        </w:r>
        <w:r w:rsidR="00A21F0A">
          <w:rPr>
            <w:noProof/>
            <w:webHidden/>
          </w:rPr>
          <w:fldChar w:fldCharType="begin"/>
        </w:r>
        <w:r w:rsidR="00A21F0A">
          <w:rPr>
            <w:noProof/>
            <w:webHidden/>
          </w:rPr>
          <w:instrText xml:space="preserve"> PAGEREF _Toc446324875 \h </w:instrText>
        </w:r>
        <w:r w:rsidR="00A21F0A">
          <w:rPr>
            <w:noProof/>
            <w:webHidden/>
          </w:rPr>
        </w:r>
        <w:r w:rsidR="00A21F0A">
          <w:rPr>
            <w:noProof/>
            <w:webHidden/>
          </w:rPr>
          <w:fldChar w:fldCharType="separate"/>
        </w:r>
        <w:r w:rsidR="00EA34DA">
          <w:rPr>
            <w:noProof/>
            <w:webHidden/>
          </w:rPr>
          <w:t>59</w:t>
        </w:r>
        <w:r w:rsidR="00A21F0A">
          <w:rPr>
            <w:noProof/>
            <w:webHidden/>
          </w:rPr>
          <w:fldChar w:fldCharType="end"/>
        </w:r>
      </w:hyperlink>
    </w:p>
    <w:p w14:paraId="35821658" w14:textId="77777777" w:rsidR="00A21F0A" w:rsidRDefault="00AF51F6">
      <w:pPr>
        <w:pStyle w:val="TOC1"/>
        <w:tabs>
          <w:tab w:val="left" w:pos="660"/>
          <w:tab w:val="right" w:leader="dot" w:pos="9350"/>
        </w:tabs>
        <w:rPr>
          <w:rFonts w:asciiTheme="minorHAnsi" w:eastAsiaTheme="minorEastAsia" w:hAnsiTheme="minorHAnsi" w:cstheme="minorBidi"/>
          <w:b w:val="0"/>
          <w:noProof/>
          <w:sz w:val="22"/>
          <w:szCs w:val="22"/>
        </w:rPr>
      </w:pPr>
      <w:hyperlink w:anchor="_Toc446324876" w:history="1">
        <w:r w:rsidR="00A21F0A" w:rsidRPr="00CD7A66">
          <w:rPr>
            <w:rStyle w:val="Hyperlink"/>
            <w:noProof/>
          </w:rPr>
          <w:t>8.</w:t>
        </w:r>
        <w:r w:rsidR="00A21F0A">
          <w:rPr>
            <w:rFonts w:asciiTheme="minorHAnsi" w:eastAsiaTheme="minorEastAsia" w:hAnsiTheme="minorHAnsi" w:cstheme="minorBidi"/>
            <w:b w:val="0"/>
            <w:noProof/>
            <w:sz w:val="22"/>
            <w:szCs w:val="22"/>
          </w:rPr>
          <w:tab/>
        </w:r>
        <w:r w:rsidR="00A21F0A" w:rsidRPr="00CD7A66">
          <w:rPr>
            <w:rStyle w:val="Hyperlink"/>
            <w:noProof/>
          </w:rPr>
          <w:t>Appendix B: Updating the Dialogic JSR 309 Connector</w:t>
        </w:r>
        <w:r w:rsidR="00A21F0A">
          <w:rPr>
            <w:noProof/>
            <w:webHidden/>
          </w:rPr>
          <w:tab/>
        </w:r>
        <w:r w:rsidR="00A21F0A">
          <w:rPr>
            <w:noProof/>
            <w:webHidden/>
          </w:rPr>
          <w:fldChar w:fldCharType="begin"/>
        </w:r>
        <w:r w:rsidR="00A21F0A">
          <w:rPr>
            <w:noProof/>
            <w:webHidden/>
          </w:rPr>
          <w:instrText xml:space="preserve"> PAGEREF _Toc446324876 \h </w:instrText>
        </w:r>
        <w:r w:rsidR="00A21F0A">
          <w:rPr>
            <w:noProof/>
            <w:webHidden/>
          </w:rPr>
        </w:r>
        <w:r w:rsidR="00A21F0A">
          <w:rPr>
            <w:noProof/>
            <w:webHidden/>
          </w:rPr>
          <w:fldChar w:fldCharType="separate"/>
        </w:r>
        <w:r w:rsidR="00EA34DA">
          <w:rPr>
            <w:noProof/>
            <w:webHidden/>
          </w:rPr>
          <w:t>60</w:t>
        </w:r>
        <w:r w:rsidR="00A21F0A">
          <w:rPr>
            <w:noProof/>
            <w:webHidden/>
          </w:rPr>
          <w:fldChar w:fldCharType="end"/>
        </w:r>
      </w:hyperlink>
    </w:p>
    <w:p w14:paraId="07EC06D0" w14:textId="77777777" w:rsidR="0025433F" w:rsidRDefault="002D11B2" w:rsidP="002D11B2">
      <w:pPr>
        <w:sectPr w:rsidR="0025433F" w:rsidSect="001D3534">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fmt="lowerRoman"/>
          <w:cols w:space="720"/>
          <w:titlePg/>
          <w:docGrid w:linePitch="360"/>
        </w:sectPr>
      </w:pPr>
      <w:r>
        <w:rPr>
          <w:b/>
          <w:bCs/>
          <w:noProof/>
        </w:rPr>
        <w:fldChar w:fldCharType="end"/>
      </w:r>
    </w:p>
    <w:p w14:paraId="04CDFF08" w14:textId="77777777" w:rsidR="0025433F" w:rsidRDefault="0025433F">
      <w:pPr>
        <w:pStyle w:val="Frontmatter"/>
      </w:pPr>
      <w:bookmarkStart w:id="1" w:name="version_htm"/>
      <w:bookmarkStart w:id="2" w:name="RH_PD_TOC_BK"/>
      <w:bookmarkEnd w:id="1"/>
      <w:r>
        <w:lastRenderedPageBreak/>
        <w:t>Revision History</w:t>
      </w:r>
    </w:p>
    <w:tbl>
      <w:tblPr>
        <w:tblW w:w="9814" w:type="dxa"/>
        <w:tblBorders>
          <w:top w:val="single" w:sz="6" w:space="0" w:color="B0B0B0"/>
          <w:left w:val="single" w:sz="6" w:space="0" w:color="B0B0B0"/>
          <w:bottom w:val="single" w:sz="6" w:space="0" w:color="B0B0B0"/>
          <w:right w:val="single" w:sz="6" w:space="0" w:color="B0B0B0"/>
        </w:tblBorders>
        <w:tblCellMar>
          <w:top w:w="15" w:type="dxa"/>
          <w:left w:w="15" w:type="dxa"/>
          <w:bottom w:w="15" w:type="dxa"/>
          <w:right w:w="15" w:type="dxa"/>
        </w:tblCellMar>
        <w:tblLook w:val="04A0" w:firstRow="1" w:lastRow="0" w:firstColumn="1" w:lastColumn="0" w:noHBand="0" w:noVBand="1"/>
      </w:tblPr>
      <w:tblGrid>
        <w:gridCol w:w="1887"/>
        <w:gridCol w:w="2659"/>
        <w:gridCol w:w="5268"/>
      </w:tblGrid>
      <w:tr w:rsidR="00E93346" w:rsidRPr="006272C0" w14:paraId="328EA7DC" w14:textId="77777777" w:rsidTr="00E93346">
        <w:trPr>
          <w:cantSplit/>
          <w:trHeight w:val="348"/>
          <w:tblHeader/>
        </w:trPr>
        <w:tc>
          <w:tcPr>
            <w:tcW w:w="0" w:type="auto"/>
            <w:tcBorders>
              <w:top w:val="single" w:sz="6" w:space="0" w:color="B0B0B0"/>
              <w:left w:val="single" w:sz="6" w:space="0" w:color="B0B0B0"/>
              <w:bottom w:val="single" w:sz="6" w:space="0" w:color="B0B0B0"/>
              <w:right w:val="single" w:sz="6" w:space="0" w:color="B0B0B0"/>
            </w:tcBorders>
            <w:shd w:val="clear" w:color="auto" w:fill="CCCCCC"/>
            <w:tcMar>
              <w:top w:w="75" w:type="dxa"/>
              <w:left w:w="150" w:type="dxa"/>
              <w:bottom w:w="75" w:type="dxa"/>
              <w:right w:w="150" w:type="dxa"/>
            </w:tcMar>
          </w:tcPr>
          <w:p w14:paraId="6DBD827C" w14:textId="77777777" w:rsidR="00E93346" w:rsidRPr="0060073B" w:rsidRDefault="00E93346" w:rsidP="0063031D">
            <w:pPr>
              <w:keepNext/>
              <w:rPr>
                <w:b/>
                <w:bCs/>
              </w:rPr>
            </w:pPr>
            <w:r w:rsidRPr="0060073B">
              <w:rPr>
                <w:b/>
                <w:bCs/>
              </w:rPr>
              <w:t>Revision</w:t>
            </w:r>
          </w:p>
        </w:tc>
        <w:tc>
          <w:tcPr>
            <w:tcW w:w="0" w:type="auto"/>
            <w:tcBorders>
              <w:top w:val="single" w:sz="6" w:space="0" w:color="B0B0B0"/>
              <w:left w:val="single" w:sz="6" w:space="0" w:color="B0B0B0"/>
              <w:bottom w:val="single" w:sz="6" w:space="0" w:color="B0B0B0"/>
              <w:right w:val="single" w:sz="6" w:space="0" w:color="B0B0B0"/>
            </w:tcBorders>
            <w:shd w:val="clear" w:color="auto" w:fill="CCCCCC"/>
            <w:tcMar>
              <w:top w:w="75" w:type="dxa"/>
              <w:left w:w="150" w:type="dxa"/>
              <w:bottom w:w="75" w:type="dxa"/>
              <w:right w:w="150" w:type="dxa"/>
            </w:tcMar>
          </w:tcPr>
          <w:p w14:paraId="1A43D22D" w14:textId="77777777" w:rsidR="00E93346" w:rsidRPr="0060073B" w:rsidRDefault="00E93346" w:rsidP="0063031D">
            <w:pPr>
              <w:keepNext/>
              <w:rPr>
                <w:b/>
                <w:bCs/>
              </w:rPr>
            </w:pPr>
            <w:r w:rsidRPr="0060073B">
              <w:rPr>
                <w:b/>
                <w:bCs/>
              </w:rPr>
              <w:t>Release Date</w:t>
            </w:r>
          </w:p>
        </w:tc>
        <w:tc>
          <w:tcPr>
            <w:tcW w:w="0" w:type="auto"/>
            <w:tcBorders>
              <w:top w:val="single" w:sz="6" w:space="0" w:color="B0B0B0"/>
              <w:left w:val="single" w:sz="6" w:space="0" w:color="B0B0B0"/>
              <w:bottom w:val="single" w:sz="6" w:space="0" w:color="B0B0B0"/>
              <w:right w:val="single" w:sz="6" w:space="0" w:color="B0B0B0"/>
            </w:tcBorders>
            <w:shd w:val="clear" w:color="auto" w:fill="CCCCCC"/>
            <w:tcMar>
              <w:top w:w="75" w:type="dxa"/>
              <w:left w:w="150" w:type="dxa"/>
              <w:bottom w:w="75" w:type="dxa"/>
              <w:right w:w="150" w:type="dxa"/>
            </w:tcMar>
          </w:tcPr>
          <w:p w14:paraId="36E2B6E1" w14:textId="77777777" w:rsidR="00E93346" w:rsidRPr="0060073B" w:rsidRDefault="00E93346" w:rsidP="0063031D">
            <w:pPr>
              <w:keepNext/>
              <w:rPr>
                <w:b/>
                <w:bCs/>
              </w:rPr>
            </w:pPr>
            <w:r w:rsidRPr="0060073B">
              <w:rPr>
                <w:b/>
                <w:bCs/>
              </w:rPr>
              <w:t>Notes</w:t>
            </w:r>
          </w:p>
        </w:tc>
      </w:tr>
      <w:tr w:rsidR="00E93346" w:rsidRPr="006272C0" w14:paraId="413F8B85" w14:textId="77777777" w:rsidTr="00E93346">
        <w:trPr>
          <w:cantSplit/>
          <w:trHeight w:val="348"/>
        </w:trPr>
        <w:tc>
          <w:tcPr>
            <w:tcW w:w="0" w:type="auto"/>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tcPr>
          <w:p w14:paraId="25CA7FC3" w14:textId="77777777" w:rsidR="00E93346" w:rsidRPr="0060073B" w:rsidRDefault="00E93346" w:rsidP="0063031D">
            <w:r>
              <w:t>1.0</w:t>
            </w:r>
          </w:p>
        </w:tc>
        <w:tc>
          <w:tcPr>
            <w:tcW w:w="0" w:type="auto"/>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tcPr>
          <w:p w14:paraId="64941156" w14:textId="52EE019C" w:rsidR="00E93346" w:rsidRPr="0060073B" w:rsidRDefault="002B0438" w:rsidP="0063031D">
            <w:r>
              <w:t xml:space="preserve">March </w:t>
            </w:r>
            <w:r w:rsidR="00E93346">
              <w:t>2016</w:t>
            </w:r>
          </w:p>
        </w:tc>
        <w:tc>
          <w:tcPr>
            <w:tcW w:w="0" w:type="auto"/>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tcPr>
          <w:p w14:paraId="1F6A049C" w14:textId="2904044F" w:rsidR="00E93346" w:rsidRPr="0060073B" w:rsidRDefault="00E93346" w:rsidP="00A03FEF">
            <w:r>
              <w:t xml:space="preserve">Initial </w:t>
            </w:r>
            <w:r w:rsidR="00A03FEF">
              <w:t xml:space="preserve">release </w:t>
            </w:r>
            <w:r>
              <w:t xml:space="preserve">of </w:t>
            </w:r>
            <w:r w:rsidR="00A03FEF">
              <w:t xml:space="preserve">this </w:t>
            </w:r>
            <w:r>
              <w:t>document</w:t>
            </w:r>
            <w:r w:rsidRPr="0060073B">
              <w:t>.</w:t>
            </w:r>
          </w:p>
        </w:tc>
      </w:tr>
      <w:tr w:rsidR="00E93346" w:rsidRPr="006272C0" w14:paraId="2CF51DCB" w14:textId="77777777" w:rsidTr="00E93346">
        <w:trPr>
          <w:cantSplit/>
          <w:trHeight w:val="348"/>
        </w:trPr>
        <w:tc>
          <w:tcPr>
            <w:tcW w:w="0" w:type="auto"/>
            <w:gridSpan w:val="3"/>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tcPr>
          <w:p w14:paraId="3DD845A8" w14:textId="0FC0B230" w:rsidR="00E93346" w:rsidRPr="0060073B" w:rsidRDefault="00E93346" w:rsidP="002B0438">
            <w:r w:rsidRPr="0060073B">
              <w:t xml:space="preserve">Last modified: </w:t>
            </w:r>
            <w:r w:rsidR="002B0438">
              <w:t xml:space="preserve">March </w:t>
            </w:r>
            <w:r>
              <w:t>2016</w:t>
            </w:r>
          </w:p>
        </w:tc>
      </w:tr>
    </w:tbl>
    <w:p w14:paraId="5284AD77" w14:textId="77777777" w:rsidR="0025433F" w:rsidRDefault="0025433F">
      <w:r>
        <w:br/>
      </w:r>
    </w:p>
    <w:p w14:paraId="46FF9B53" w14:textId="77777777" w:rsidR="0025433F" w:rsidRDefault="0025433F" w:rsidP="0025433F">
      <w:pPr>
        <w:sectPr w:rsidR="0025433F" w:rsidSect="001D3534">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fmt="lowerRoman"/>
          <w:cols w:space="720"/>
          <w:titlePg/>
          <w:docGrid w:linePitch="360"/>
        </w:sectPr>
      </w:pPr>
    </w:p>
    <w:p w14:paraId="56F6AAF9" w14:textId="6C038A49" w:rsidR="0025433F" w:rsidRDefault="00A03FEF">
      <w:pPr>
        <w:pStyle w:val="Heading1"/>
      </w:pPr>
      <w:bookmarkStart w:id="3" w:name="welcome_htm"/>
      <w:bookmarkStart w:id="4" w:name="overview_htm"/>
      <w:bookmarkStart w:id="5" w:name="supported_features_htm"/>
      <w:bookmarkStart w:id="6" w:name="supported_features_htm_supported_4319"/>
      <w:bookmarkStart w:id="7" w:name="system_requirements_htm"/>
      <w:bookmarkStart w:id="8" w:name="_JSR_309_Connector"/>
      <w:bookmarkStart w:id="9" w:name="_Toc391386958"/>
      <w:bookmarkStart w:id="10" w:name="_Toc446324835"/>
      <w:bookmarkEnd w:id="3"/>
      <w:bookmarkEnd w:id="4"/>
      <w:bookmarkEnd w:id="5"/>
      <w:bookmarkEnd w:id="6"/>
      <w:bookmarkEnd w:id="7"/>
      <w:bookmarkEnd w:id="8"/>
      <w:r>
        <w:lastRenderedPageBreak/>
        <w:t>Dialogic JSR 309 Connector</w:t>
      </w:r>
      <w:r w:rsidR="00CE614C">
        <w:t xml:space="preserve"> </w:t>
      </w:r>
      <w:r w:rsidR="00E87B8B">
        <w:t>R</w:t>
      </w:r>
      <w:r w:rsidR="00CE614C">
        <w:t>equirements</w:t>
      </w:r>
      <w:bookmarkEnd w:id="9"/>
      <w:bookmarkEnd w:id="10"/>
    </w:p>
    <w:p w14:paraId="5009FAE8" w14:textId="7B514577" w:rsidR="00E87B8B" w:rsidRDefault="00E87B8B" w:rsidP="00E87B8B">
      <w:r>
        <w:t xml:space="preserve">The following requirements are needed before installing the </w:t>
      </w:r>
      <w:r w:rsidR="00A03FEF">
        <w:t>Dialogic JSR 309 Connector</w:t>
      </w:r>
      <w:r>
        <w:t>:</w:t>
      </w:r>
    </w:p>
    <w:p w14:paraId="29EB7810" w14:textId="77777777" w:rsidR="00E87B8B" w:rsidRDefault="00E87B8B" w:rsidP="005E77D6">
      <w:pPr>
        <w:numPr>
          <w:ilvl w:val="0"/>
          <w:numId w:val="5"/>
        </w:numPr>
      </w:pPr>
      <w:r>
        <w:t xml:space="preserve">A </w:t>
      </w:r>
      <w:r w:rsidR="002D11B2">
        <w:t>functional</w:t>
      </w:r>
      <w:r>
        <w:t xml:space="preserve"> </w:t>
      </w:r>
      <w:r w:rsidR="002D11B2" w:rsidRPr="002D11B2">
        <w:t>TeleStax Apache-Tomcat Application Server</w:t>
      </w:r>
      <w:r>
        <w:t xml:space="preserve"> platform for development and testing.</w:t>
      </w:r>
    </w:p>
    <w:p w14:paraId="4969D93A" w14:textId="5ED41B07" w:rsidR="00330AE2" w:rsidRDefault="000469CA" w:rsidP="002D11B2">
      <w:pPr>
        <w:ind w:left="720"/>
      </w:pPr>
      <w:r>
        <w:t xml:space="preserve">The </w:t>
      </w:r>
      <w:r w:rsidR="00A03FEF">
        <w:t>Dialogic JSR 309 Connector</w:t>
      </w:r>
      <w:r>
        <w:t xml:space="preserve"> </w:t>
      </w:r>
      <w:r w:rsidR="007924F5">
        <w:t>has been tested with the following Apache-Tomcat versions</w:t>
      </w:r>
      <w:r w:rsidR="002D11B2">
        <w:t xml:space="preserve"> of TeleStax Application Server</w:t>
      </w:r>
      <w:r w:rsidR="00B37417">
        <w:t>.</w:t>
      </w:r>
    </w:p>
    <w:p w14:paraId="7CBF509F" w14:textId="77777777" w:rsidR="007924F5" w:rsidRDefault="00374FF0" w:rsidP="005E77D6">
      <w:pPr>
        <w:pStyle w:val="ListParagraph"/>
        <w:numPr>
          <w:ilvl w:val="1"/>
          <w:numId w:val="19"/>
        </w:numPr>
      </w:pPr>
      <w:r w:rsidRPr="008750D4">
        <w:t>Te</w:t>
      </w:r>
      <w:r>
        <w:t>leStax Mobicents Apache-Tomcat AS:</w:t>
      </w:r>
    </w:p>
    <w:p w14:paraId="5284D9B3" w14:textId="77777777" w:rsidR="004E7188" w:rsidRDefault="004E7188" w:rsidP="008750D4">
      <w:pPr>
        <w:ind w:left="1440"/>
      </w:pPr>
      <w:r>
        <w:t>Java 1.7 based:</w:t>
      </w:r>
    </w:p>
    <w:p w14:paraId="4DA07E1F" w14:textId="77777777" w:rsidR="00920454" w:rsidRDefault="00920454" w:rsidP="008750D4">
      <w:pPr>
        <w:ind w:left="1440" w:firstLine="360"/>
        <w:rPr>
          <w:i/>
        </w:rPr>
      </w:pPr>
      <w:r w:rsidRPr="00920454">
        <w:rPr>
          <w:i/>
        </w:rPr>
        <w:t>mss-3.1.633-apache-tomcat-7.0.64</w:t>
      </w:r>
    </w:p>
    <w:p w14:paraId="211339CA" w14:textId="77777777" w:rsidR="004E7188" w:rsidRDefault="004E7188" w:rsidP="008750D4">
      <w:pPr>
        <w:ind w:left="1440"/>
      </w:pPr>
      <w:r>
        <w:t>Java 1.8 based:</w:t>
      </w:r>
    </w:p>
    <w:p w14:paraId="799CBBA4" w14:textId="77777777" w:rsidR="00920454" w:rsidRDefault="00920454" w:rsidP="008750D4">
      <w:pPr>
        <w:ind w:left="1440" w:firstLine="360"/>
        <w:rPr>
          <w:i/>
        </w:rPr>
      </w:pPr>
      <w:r w:rsidRPr="00920454">
        <w:rPr>
          <w:i/>
        </w:rPr>
        <w:t>mss-3.1.633-apache-tomcat-8.0.26</w:t>
      </w:r>
      <w:r>
        <w:rPr>
          <w:i/>
        </w:rPr>
        <w:t>\</w:t>
      </w:r>
    </w:p>
    <w:p w14:paraId="0CD78ACD" w14:textId="77777777" w:rsidR="00920454" w:rsidRDefault="00920454" w:rsidP="008750D4">
      <w:pPr>
        <w:ind w:left="1440" w:firstLine="360"/>
        <w:rPr>
          <w:i/>
        </w:rPr>
      </w:pPr>
      <w:r w:rsidRPr="00920454">
        <w:rPr>
          <w:i/>
        </w:rPr>
        <w:t>mss-4.0.21-apache-tomcat-8.0.26</w:t>
      </w:r>
    </w:p>
    <w:p w14:paraId="43F4967E" w14:textId="77777777" w:rsidR="00374FF0" w:rsidRDefault="00374FF0" w:rsidP="005E77D6">
      <w:pPr>
        <w:pStyle w:val="ListParagraph"/>
        <w:numPr>
          <w:ilvl w:val="1"/>
          <w:numId w:val="20"/>
        </w:numPr>
      </w:pPr>
      <w:r>
        <w:t>TeleStax TelScale Apache-Tomcat AS:</w:t>
      </w:r>
    </w:p>
    <w:p w14:paraId="193E2635" w14:textId="77777777" w:rsidR="004E7188" w:rsidRDefault="004E7188" w:rsidP="008750D4">
      <w:pPr>
        <w:ind w:left="1440" w:firstLine="720"/>
      </w:pPr>
      <w:r>
        <w:t>Java 1.7 based:</w:t>
      </w:r>
    </w:p>
    <w:p w14:paraId="004C8F35" w14:textId="77777777" w:rsidR="00374FF0" w:rsidRDefault="00920454" w:rsidP="008750D4">
      <w:pPr>
        <w:ind w:left="1440" w:firstLine="720"/>
        <w:rPr>
          <w:i/>
        </w:rPr>
      </w:pPr>
      <w:r w:rsidRPr="00920454">
        <w:rPr>
          <w:i/>
        </w:rPr>
        <w:t>TelScale-SIP-Servlets-7.0.3.329-apache-tomcat-7.0.64</w:t>
      </w:r>
    </w:p>
    <w:p w14:paraId="141E9077" w14:textId="77777777" w:rsidR="004E7188" w:rsidRDefault="004E7188" w:rsidP="008750D4">
      <w:pPr>
        <w:ind w:left="1440"/>
      </w:pPr>
      <w:r>
        <w:t>Java 1.8 based:</w:t>
      </w:r>
    </w:p>
    <w:p w14:paraId="7398DF26" w14:textId="77777777" w:rsidR="00920454" w:rsidRPr="000469CA" w:rsidRDefault="00920454" w:rsidP="008750D4">
      <w:pPr>
        <w:ind w:left="1440" w:firstLine="720"/>
        <w:rPr>
          <w:i/>
        </w:rPr>
      </w:pPr>
      <w:r w:rsidRPr="00920454">
        <w:rPr>
          <w:i/>
        </w:rPr>
        <w:t>TelScale-SIP-Servlets-7.0.3.329-apache-tomcat-8.0.26</w:t>
      </w:r>
    </w:p>
    <w:p w14:paraId="4AB5ACAC" w14:textId="77777777" w:rsidR="00E97306" w:rsidRPr="007924F5" w:rsidRDefault="00E97306" w:rsidP="000469CA">
      <w:pPr>
        <w:pStyle w:val="Note"/>
        <w:ind w:left="720"/>
      </w:pPr>
      <w:r w:rsidRPr="000469CA">
        <w:rPr>
          <w:b/>
        </w:rPr>
        <w:t>Note:</w:t>
      </w:r>
      <w:r w:rsidR="00B37417">
        <w:t xml:space="preserve"> R</w:t>
      </w:r>
      <w:r>
        <w:t xml:space="preserve">efer to </w:t>
      </w:r>
      <w:hyperlink r:id="rId34" w:history="1">
        <w:r w:rsidRPr="00B57537">
          <w:rPr>
            <w:rStyle w:val="Hyperlink"/>
          </w:rPr>
          <w:t>www.telestax.com</w:t>
        </w:r>
      </w:hyperlink>
      <w:r>
        <w:t xml:space="preserve"> for </w:t>
      </w:r>
      <w:r w:rsidR="00D74119">
        <w:t xml:space="preserve">additional information about </w:t>
      </w:r>
      <w:r w:rsidR="00637B79">
        <w:t xml:space="preserve">TeleStax Application Server </w:t>
      </w:r>
      <w:r w:rsidR="002D11B2">
        <w:t>and their</w:t>
      </w:r>
      <w:r w:rsidR="00D74119">
        <w:t xml:space="preserve"> </w:t>
      </w:r>
      <w:r w:rsidR="00637B79">
        <w:t>licensing</w:t>
      </w:r>
      <w:r w:rsidR="00FC3A9E">
        <w:t>.</w:t>
      </w:r>
    </w:p>
    <w:p w14:paraId="36AE15BB" w14:textId="2B1414E2" w:rsidR="00E87B8B" w:rsidRDefault="00452656" w:rsidP="005E77D6">
      <w:pPr>
        <w:numPr>
          <w:ilvl w:val="0"/>
          <w:numId w:val="5"/>
        </w:numPr>
        <w:tabs>
          <w:tab w:val="left" w:pos="720"/>
        </w:tabs>
      </w:pPr>
      <w:r>
        <w:t xml:space="preserve">A functional </w:t>
      </w:r>
      <w:r w:rsidRPr="00612A37">
        <w:t xml:space="preserve">PowerMedia XMS Release </w:t>
      </w:r>
      <w:r w:rsidR="00D26A22">
        <w:t>3.</w:t>
      </w:r>
      <w:r w:rsidR="00563D7F">
        <w:t xml:space="preserve">1 </w:t>
      </w:r>
      <w:r w:rsidR="00D26A22">
        <w:t>system.</w:t>
      </w:r>
    </w:p>
    <w:p w14:paraId="4F847934" w14:textId="77777777" w:rsidR="00E87B8B" w:rsidRDefault="00E87B8B" w:rsidP="00E87B8B">
      <w:pPr>
        <w:pStyle w:val="Note"/>
        <w:ind w:left="720"/>
      </w:pPr>
      <w:r w:rsidRPr="00E87B8B">
        <w:rPr>
          <w:b/>
        </w:rPr>
        <w:t>Note:</w:t>
      </w:r>
      <w:r>
        <w:t xml:space="preserve"> Refer to </w:t>
      </w:r>
      <w:hyperlink w:anchor="_Step_3_–" w:history="1">
        <w:r w:rsidRPr="00B521CD">
          <w:rPr>
            <w:rStyle w:val="Hyperlink"/>
          </w:rPr>
          <w:t>Proper Configuration of PowerMedia XMS</w:t>
        </w:r>
      </w:hyperlink>
      <w:r>
        <w:t xml:space="preserve"> for additional information.</w:t>
      </w:r>
    </w:p>
    <w:p w14:paraId="0674CAFE" w14:textId="3794FE89" w:rsidR="00AE1C1B" w:rsidRDefault="00E87B8B" w:rsidP="005E77D6">
      <w:pPr>
        <w:numPr>
          <w:ilvl w:val="0"/>
          <w:numId w:val="5"/>
        </w:numPr>
        <w:tabs>
          <w:tab w:val="left" w:pos="720"/>
        </w:tabs>
      </w:pPr>
      <w:r>
        <w:t>SIP phones or soft clients.</w:t>
      </w:r>
      <w:r w:rsidR="008750D4" w:rsidDel="008750D4">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0"/>
        <w:gridCol w:w="4606"/>
      </w:tblGrid>
      <w:tr w:rsidR="00AE1C1B" w14:paraId="3812ABFB" w14:textId="77777777" w:rsidTr="00111DF6">
        <w:tc>
          <w:tcPr>
            <w:tcW w:w="4610" w:type="dxa"/>
            <w:shd w:val="clear" w:color="auto" w:fill="auto"/>
          </w:tcPr>
          <w:p w14:paraId="499C2214" w14:textId="77777777" w:rsidR="00AE1C1B" w:rsidRPr="00111DF6" w:rsidRDefault="00AE1C1B" w:rsidP="004E4BFF">
            <w:pPr>
              <w:tabs>
                <w:tab w:val="left" w:pos="720"/>
              </w:tabs>
              <w:rPr>
                <w:b/>
              </w:rPr>
            </w:pPr>
            <w:r w:rsidRPr="00111DF6">
              <w:rPr>
                <w:b/>
              </w:rPr>
              <w:t>TeleStax Application Server Platform</w:t>
            </w:r>
          </w:p>
        </w:tc>
        <w:tc>
          <w:tcPr>
            <w:tcW w:w="4606" w:type="dxa"/>
            <w:shd w:val="clear" w:color="auto" w:fill="auto"/>
          </w:tcPr>
          <w:p w14:paraId="05D42EC3" w14:textId="77777777" w:rsidR="00AE1C1B" w:rsidRPr="00111DF6" w:rsidRDefault="00AE1C1B" w:rsidP="004E4BFF">
            <w:pPr>
              <w:tabs>
                <w:tab w:val="left" w:pos="720"/>
              </w:tabs>
              <w:rPr>
                <w:b/>
              </w:rPr>
            </w:pPr>
            <w:r w:rsidRPr="00111DF6">
              <w:rPr>
                <w:b/>
              </w:rPr>
              <w:t>Dialogic JSR 309 Connector</w:t>
            </w:r>
          </w:p>
        </w:tc>
      </w:tr>
      <w:tr w:rsidR="00AE1C1B" w14:paraId="4885F06D" w14:textId="77777777" w:rsidTr="00111DF6">
        <w:tc>
          <w:tcPr>
            <w:tcW w:w="4610" w:type="dxa"/>
            <w:shd w:val="clear" w:color="auto" w:fill="auto"/>
          </w:tcPr>
          <w:p w14:paraId="3F5C9E6A" w14:textId="77777777" w:rsidR="00AE1C1B" w:rsidRDefault="00AE1C1B" w:rsidP="00111DF6">
            <w:pPr>
              <w:tabs>
                <w:tab w:val="left" w:pos="720"/>
              </w:tabs>
            </w:pPr>
            <w:r w:rsidRPr="00AE1C1B">
              <w:t>mss-3.1.633-apache-tomcat-7.0.64</w:t>
            </w:r>
          </w:p>
          <w:p w14:paraId="5F36275E" w14:textId="77777777" w:rsidR="00AE1C1B" w:rsidRDefault="00AE1C1B" w:rsidP="00111DF6">
            <w:pPr>
              <w:tabs>
                <w:tab w:val="left" w:pos="720"/>
              </w:tabs>
            </w:pPr>
            <w:r w:rsidRPr="00AE1C1B">
              <w:t>TelScale-SIP-Servlets-7.0.3.329-apache-tomcat-7.0.64</w:t>
            </w:r>
          </w:p>
        </w:tc>
        <w:tc>
          <w:tcPr>
            <w:tcW w:w="4606" w:type="dxa"/>
            <w:shd w:val="clear" w:color="auto" w:fill="auto"/>
          </w:tcPr>
          <w:p w14:paraId="3B911957" w14:textId="77F2CB3A" w:rsidR="00AE1C1B" w:rsidRDefault="001D1502" w:rsidP="009E7A37">
            <w:pPr>
              <w:tabs>
                <w:tab w:val="left" w:pos="720"/>
              </w:tabs>
            </w:pPr>
            <w:r>
              <w:t>dialogic</w:t>
            </w:r>
            <w:r w:rsidR="00AE1C1B" w:rsidRPr="00AE1C1B">
              <w:t>309-</w:t>
            </w:r>
            <w:r w:rsidR="00AE1C1B">
              <w:t>5</w:t>
            </w:r>
            <w:r w:rsidR="00AE1C1B" w:rsidRPr="00AE1C1B">
              <w:t>.</w:t>
            </w:r>
            <w:r w:rsidR="009E7A37">
              <w:t>x</w:t>
            </w:r>
            <w:r w:rsidR="00AE1C1B" w:rsidRPr="00AE1C1B">
              <w:t>.</w:t>
            </w:r>
            <w:r w:rsidR="009E7A37">
              <w:t>xxxx</w:t>
            </w:r>
            <w:r w:rsidR="00AE1C1B" w:rsidRPr="00AE1C1B">
              <w:t>-</w:t>
            </w:r>
            <w:r w:rsidR="00AE1C1B">
              <w:t>tomcat7</w:t>
            </w:r>
            <w:r w:rsidR="00AE1C1B" w:rsidRPr="00AE1C1B">
              <w:t>.tar</w:t>
            </w:r>
          </w:p>
        </w:tc>
      </w:tr>
      <w:tr w:rsidR="00AE1C1B" w14:paraId="7094B78D" w14:textId="77777777" w:rsidTr="00111DF6">
        <w:tc>
          <w:tcPr>
            <w:tcW w:w="4610" w:type="dxa"/>
            <w:shd w:val="clear" w:color="auto" w:fill="auto"/>
          </w:tcPr>
          <w:p w14:paraId="55656CEC" w14:textId="77777777" w:rsidR="00AE1C1B" w:rsidRDefault="00AE1C1B" w:rsidP="00111DF6">
            <w:pPr>
              <w:tabs>
                <w:tab w:val="left" w:pos="720"/>
              </w:tabs>
            </w:pPr>
            <w:r>
              <w:t>mss-3.1.633-apache-tomcat-8.0.26</w:t>
            </w:r>
          </w:p>
          <w:p w14:paraId="2F108615" w14:textId="77777777" w:rsidR="00AE1C1B" w:rsidRDefault="00AE1C1B" w:rsidP="00111DF6">
            <w:pPr>
              <w:tabs>
                <w:tab w:val="left" w:pos="720"/>
              </w:tabs>
            </w:pPr>
            <w:r>
              <w:t>mss-4.0.21-apache-tomcat-8.0.26</w:t>
            </w:r>
          </w:p>
          <w:p w14:paraId="27F4A022" w14:textId="77777777" w:rsidR="00AE1C1B" w:rsidRDefault="00AE1C1B" w:rsidP="00111DF6">
            <w:pPr>
              <w:tabs>
                <w:tab w:val="left" w:pos="720"/>
              </w:tabs>
            </w:pPr>
            <w:r w:rsidRPr="00AE1C1B">
              <w:t>TelScale-SIP-Servlets-7.0.3.329-apache-tomcat-8.0.26</w:t>
            </w:r>
          </w:p>
        </w:tc>
        <w:tc>
          <w:tcPr>
            <w:tcW w:w="4606" w:type="dxa"/>
            <w:shd w:val="clear" w:color="auto" w:fill="auto"/>
          </w:tcPr>
          <w:p w14:paraId="6EAFFD48" w14:textId="092168D3" w:rsidR="00AE1C1B" w:rsidRDefault="001D1502" w:rsidP="009E7A37">
            <w:pPr>
              <w:tabs>
                <w:tab w:val="left" w:pos="720"/>
              </w:tabs>
            </w:pPr>
            <w:r>
              <w:t>dialogic</w:t>
            </w:r>
            <w:r w:rsidR="00AE1C1B" w:rsidRPr="00AE1C1B">
              <w:t>309-</w:t>
            </w:r>
            <w:r w:rsidR="00AE1C1B">
              <w:t>5</w:t>
            </w:r>
            <w:r w:rsidR="00AE1C1B" w:rsidRPr="00AE1C1B">
              <w:t>.</w:t>
            </w:r>
            <w:r w:rsidR="009E7A37">
              <w:t>x</w:t>
            </w:r>
            <w:r w:rsidR="00AE1C1B" w:rsidRPr="00AE1C1B">
              <w:t>.</w:t>
            </w:r>
            <w:r w:rsidR="009E7A37">
              <w:t>xxxx</w:t>
            </w:r>
            <w:r w:rsidR="00AE1C1B" w:rsidRPr="00AE1C1B">
              <w:t>-</w:t>
            </w:r>
            <w:r w:rsidR="00AE1C1B">
              <w:t>tomcat8</w:t>
            </w:r>
            <w:r w:rsidR="00AE1C1B" w:rsidRPr="00AE1C1B">
              <w:t>.tar</w:t>
            </w:r>
          </w:p>
        </w:tc>
      </w:tr>
    </w:tbl>
    <w:p w14:paraId="14529AEE" w14:textId="77777777" w:rsidR="00AE1C1B" w:rsidRDefault="00AE1C1B" w:rsidP="00AE1C1B">
      <w:pPr>
        <w:tabs>
          <w:tab w:val="left" w:pos="720"/>
        </w:tabs>
        <w:ind w:left="360"/>
      </w:pPr>
    </w:p>
    <w:p w14:paraId="400E55EE" w14:textId="77777777" w:rsidR="0025433F" w:rsidRDefault="0025433F">
      <w:pPr>
        <w:pStyle w:val="Heading1"/>
      </w:pPr>
      <w:bookmarkStart w:id="11" w:name="contents_of_the_distribution_htm"/>
      <w:bookmarkStart w:id="12" w:name="_Contents_of_the"/>
      <w:bookmarkStart w:id="13" w:name="_Toc391386959"/>
      <w:bookmarkStart w:id="14" w:name="_Toc446324836"/>
      <w:bookmarkEnd w:id="11"/>
      <w:bookmarkEnd w:id="12"/>
      <w:r>
        <w:lastRenderedPageBreak/>
        <w:t>Contents of the Distribution</w:t>
      </w:r>
      <w:bookmarkEnd w:id="13"/>
      <w:bookmarkEnd w:id="14"/>
    </w:p>
    <w:p w14:paraId="01037184" w14:textId="0A1DCF63" w:rsidR="0025433F" w:rsidRDefault="0025433F">
      <w:r>
        <w:t xml:space="preserve">This section lists and describes the files in the </w:t>
      </w:r>
      <w:r w:rsidR="00A03FEF">
        <w:t>Dialogic JSR 309 Connector</w:t>
      </w:r>
      <w:r>
        <w:t xml:space="preserve"> distribution.</w:t>
      </w:r>
    </w:p>
    <w:p w14:paraId="6F915B82" w14:textId="152827B9" w:rsidR="004D584E" w:rsidRPr="004D584E" w:rsidRDefault="004D584E" w:rsidP="004D584E">
      <w:pPr>
        <w:rPr>
          <w:lang w:val="x-none" w:eastAsia="x-none"/>
        </w:rPr>
      </w:pPr>
      <w:bookmarkStart w:id="15" w:name="_Distributed_Files"/>
      <w:bookmarkEnd w:id="15"/>
      <w:r w:rsidRPr="004D584E">
        <w:rPr>
          <w:lang w:val="x-none" w:eastAsia="x-none"/>
        </w:rPr>
        <w:t>There are number of platforms which are supported by</w:t>
      </w:r>
      <w:r w:rsidR="008B62FB">
        <w:rPr>
          <w:lang w:val="x-none" w:eastAsia="x-none"/>
        </w:rPr>
        <w:t xml:space="preserve"> the Dialogic JSR 309</w:t>
      </w:r>
      <w:r w:rsidRPr="004D584E">
        <w:rPr>
          <w:lang w:val="x-none" w:eastAsia="x-none"/>
        </w:rPr>
        <w:t xml:space="preserve"> Connector. Their distributions are based on supported platforms as well as version of Jave they support. </w:t>
      </w:r>
    </w:p>
    <w:p w14:paraId="36707AB2" w14:textId="77777777" w:rsidR="004D584E" w:rsidRPr="004D584E" w:rsidRDefault="004D584E" w:rsidP="004D584E">
      <w:pPr>
        <w:rPr>
          <w:lang w:val="x-none" w:eastAsia="x-none"/>
        </w:rPr>
      </w:pPr>
      <w:r w:rsidRPr="004D584E">
        <w:rPr>
          <w:lang w:val="x-none" w:eastAsia="x-none"/>
        </w:rPr>
        <w:t>This document covers support for TeleStax open source (Mobicents) as well as equivalent comertial versions (TelScale) distributions which are based on Apache Tomcat.</w:t>
      </w:r>
    </w:p>
    <w:p w14:paraId="141FCADF" w14:textId="77777777" w:rsidR="004D584E" w:rsidRPr="004E4BFF" w:rsidRDefault="004D584E" w:rsidP="005E77D6">
      <w:pPr>
        <w:pStyle w:val="ListParagraph"/>
        <w:numPr>
          <w:ilvl w:val="0"/>
          <w:numId w:val="21"/>
        </w:numPr>
        <w:rPr>
          <w:lang w:val="x-none" w:eastAsia="x-none"/>
        </w:rPr>
      </w:pPr>
      <w:r w:rsidRPr="004E4BFF">
        <w:rPr>
          <w:lang w:val="x-none" w:eastAsia="x-none"/>
        </w:rPr>
        <w:t>Java 1.7 based platform:</w:t>
      </w:r>
    </w:p>
    <w:p w14:paraId="22B67613" w14:textId="77777777" w:rsidR="004D584E" w:rsidRPr="004E4BFF" w:rsidRDefault="001D1502" w:rsidP="004D584E">
      <w:pPr>
        <w:ind w:firstLine="720"/>
        <w:rPr>
          <w:i/>
          <w:lang w:val="x-none" w:eastAsia="x-none"/>
        </w:rPr>
      </w:pPr>
      <w:r w:rsidRPr="004E4BFF">
        <w:rPr>
          <w:i/>
          <w:lang w:val="x-none" w:eastAsia="x-none"/>
        </w:rPr>
        <w:t>dialogic</w:t>
      </w:r>
      <w:r w:rsidR="001027CD" w:rsidRPr="004E4BFF">
        <w:rPr>
          <w:i/>
          <w:lang w:val="x-none" w:eastAsia="x-none"/>
        </w:rPr>
        <w:t>309-M.m</w:t>
      </w:r>
      <w:r w:rsidR="004D584E" w:rsidRPr="004E4BFF">
        <w:rPr>
          <w:i/>
          <w:lang w:val="x-none" w:eastAsia="x-none"/>
        </w:rPr>
        <w:t>.BBBB-tomcat7.tar</w:t>
      </w:r>
    </w:p>
    <w:p w14:paraId="4CDC7F0F" w14:textId="77777777" w:rsidR="004D584E" w:rsidRPr="004E4BFF" w:rsidRDefault="004D584E" w:rsidP="005E77D6">
      <w:pPr>
        <w:pStyle w:val="ListParagraph"/>
        <w:numPr>
          <w:ilvl w:val="0"/>
          <w:numId w:val="21"/>
        </w:numPr>
        <w:rPr>
          <w:lang w:val="x-none" w:eastAsia="x-none"/>
        </w:rPr>
      </w:pPr>
      <w:r w:rsidRPr="004E4BFF">
        <w:rPr>
          <w:lang w:val="x-none" w:eastAsia="x-none"/>
        </w:rPr>
        <w:t>Java 1.8 based platform:</w:t>
      </w:r>
    </w:p>
    <w:p w14:paraId="42033937" w14:textId="77777777" w:rsidR="004D584E" w:rsidRPr="004E4BFF" w:rsidRDefault="001D1502" w:rsidP="004D584E">
      <w:pPr>
        <w:ind w:firstLine="720"/>
        <w:rPr>
          <w:i/>
          <w:lang w:val="x-none" w:eastAsia="x-none"/>
        </w:rPr>
      </w:pPr>
      <w:r w:rsidRPr="004E4BFF">
        <w:rPr>
          <w:i/>
          <w:lang w:eastAsia="x-none"/>
        </w:rPr>
        <w:t>dialogic</w:t>
      </w:r>
      <w:r w:rsidR="004D584E" w:rsidRPr="004E4BFF">
        <w:rPr>
          <w:i/>
          <w:lang w:val="x-none" w:eastAsia="x-none"/>
        </w:rPr>
        <w:t>3</w:t>
      </w:r>
      <w:r w:rsidR="001027CD" w:rsidRPr="004E4BFF">
        <w:rPr>
          <w:i/>
          <w:lang w:val="x-none" w:eastAsia="x-none"/>
        </w:rPr>
        <w:t>09-M.m</w:t>
      </w:r>
      <w:r w:rsidR="004D584E" w:rsidRPr="004E4BFF">
        <w:rPr>
          <w:i/>
          <w:lang w:val="x-none" w:eastAsia="x-none"/>
        </w:rPr>
        <w:t>.BBBB-tomcat8.tar</w:t>
      </w:r>
    </w:p>
    <w:p w14:paraId="10B6D9DC" w14:textId="69F58DAE" w:rsidR="004D584E" w:rsidRPr="004D584E" w:rsidRDefault="00815467" w:rsidP="004D584E">
      <w:pPr>
        <w:rPr>
          <w:lang w:val="x-none" w:eastAsia="x-none"/>
        </w:rPr>
      </w:pPr>
      <w:r>
        <w:rPr>
          <w:lang w:eastAsia="x-none"/>
        </w:rPr>
        <w:t>Where</w:t>
      </w:r>
      <w:r w:rsidR="004D584E" w:rsidRPr="004D584E">
        <w:rPr>
          <w:lang w:val="x-none" w:eastAsia="x-none"/>
        </w:rPr>
        <w:t>:</w:t>
      </w:r>
    </w:p>
    <w:p w14:paraId="2C1F7877" w14:textId="77777777" w:rsidR="00815467" w:rsidRDefault="00815467" w:rsidP="005E77D6">
      <w:pPr>
        <w:pStyle w:val="ListParagraph"/>
        <w:numPr>
          <w:ilvl w:val="0"/>
          <w:numId w:val="22"/>
        </w:numPr>
      </w:pPr>
      <w:r w:rsidRPr="004E0968">
        <w:rPr>
          <w:i/>
        </w:rPr>
        <w:t>M</w:t>
      </w:r>
      <w:r>
        <w:t xml:space="preserve"> defines a major version number.</w:t>
      </w:r>
    </w:p>
    <w:p w14:paraId="4E5D33F6" w14:textId="77777777" w:rsidR="00815467" w:rsidRDefault="00815467" w:rsidP="005E77D6">
      <w:pPr>
        <w:pStyle w:val="ListParagraph"/>
        <w:numPr>
          <w:ilvl w:val="0"/>
          <w:numId w:val="22"/>
        </w:numPr>
      </w:pPr>
      <w:r w:rsidRPr="004E0968">
        <w:rPr>
          <w:i/>
        </w:rPr>
        <w:t>N</w:t>
      </w:r>
      <w:r>
        <w:t xml:space="preserve"> defines a minor version number.</w:t>
      </w:r>
    </w:p>
    <w:p w14:paraId="689F5030" w14:textId="77777777" w:rsidR="00815467" w:rsidRDefault="00815467" w:rsidP="005E77D6">
      <w:pPr>
        <w:pStyle w:val="ListParagraph"/>
        <w:numPr>
          <w:ilvl w:val="0"/>
          <w:numId w:val="22"/>
        </w:numPr>
      </w:pPr>
      <w:r w:rsidRPr="004E0968">
        <w:rPr>
          <w:i/>
        </w:rPr>
        <w:t>BBBB</w:t>
      </w:r>
      <w:r>
        <w:t xml:space="preserve"> defines the four-digit build number.</w:t>
      </w:r>
    </w:p>
    <w:p w14:paraId="068C665A" w14:textId="77777777" w:rsidR="0025433F" w:rsidRDefault="0025433F" w:rsidP="00E87B8B">
      <w:r>
        <w:t xml:space="preserve">This package contains the following </w:t>
      </w:r>
      <w:r w:rsidR="00B64F92">
        <w:t>structure</w:t>
      </w:r>
      <w:r>
        <w:t>:</w:t>
      </w:r>
    </w:p>
    <w:tbl>
      <w:tblPr>
        <w:tblW w:w="9360" w:type="dxa"/>
        <w:tblBorders>
          <w:top w:val="single" w:sz="6" w:space="0" w:color="B0B0B0"/>
          <w:left w:val="single" w:sz="6" w:space="0" w:color="B0B0B0"/>
          <w:bottom w:val="single" w:sz="6" w:space="0" w:color="B0B0B0"/>
          <w:right w:val="single" w:sz="6" w:space="0" w:color="B0B0B0"/>
        </w:tblBorders>
        <w:tblCellMar>
          <w:top w:w="15" w:type="dxa"/>
          <w:left w:w="15" w:type="dxa"/>
          <w:bottom w:w="15" w:type="dxa"/>
          <w:right w:w="15" w:type="dxa"/>
        </w:tblCellMar>
        <w:tblLook w:val="04A0" w:firstRow="1" w:lastRow="0" w:firstColumn="1" w:lastColumn="0" w:noHBand="0" w:noVBand="1"/>
      </w:tblPr>
      <w:tblGrid>
        <w:gridCol w:w="4680"/>
        <w:gridCol w:w="4680"/>
      </w:tblGrid>
      <w:tr w:rsidR="00E87B8B" w:rsidRPr="0060073B" w14:paraId="31CB5141" w14:textId="77777777" w:rsidTr="00E87B8B">
        <w:trPr>
          <w:cantSplit/>
          <w:tblHeader/>
        </w:trPr>
        <w:tc>
          <w:tcPr>
            <w:tcW w:w="2500" w:type="pct"/>
            <w:tcBorders>
              <w:top w:val="single" w:sz="6" w:space="0" w:color="B0B0B0"/>
              <w:left w:val="single" w:sz="6" w:space="0" w:color="B0B0B0"/>
              <w:bottom w:val="single" w:sz="6" w:space="0" w:color="B0B0B0"/>
              <w:right w:val="single" w:sz="6" w:space="0" w:color="B0B0B0"/>
            </w:tcBorders>
            <w:shd w:val="clear" w:color="auto" w:fill="CCCCCC"/>
            <w:tcMar>
              <w:top w:w="75" w:type="dxa"/>
              <w:left w:w="150" w:type="dxa"/>
              <w:bottom w:w="75" w:type="dxa"/>
              <w:right w:w="150" w:type="dxa"/>
            </w:tcMar>
            <w:hideMark/>
          </w:tcPr>
          <w:p w14:paraId="533F4523" w14:textId="77777777" w:rsidR="00E87B8B" w:rsidRPr="0060073B" w:rsidRDefault="00311DEE" w:rsidP="005F7F6B">
            <w:pPr>
              <w:keepNext/>
              <w:rPr>
                <w:b/>
                <w:bCs/>
              </w:rPr>
            </w:pPr>
            <w:r>
              <w:rPr>
                <w:b/>
                <w:bCs/>
              </w:rPr>
              <w:t>Content</w:t>
            </w:r>
          </w:p>
        </w:tc>
        <w:tc>
          <w:tcPr>
            <w:tcW w:w="2500" w:type="pct"/>
            <w:tcBorders>
              <w:top w:val="single" w:sz="6" w:space="0" w:color="B0B0B0"/>
              <w:left w:val="single" w:sz="6" w:space="0" w:color="B0B0B0"/>
              <w:bottom w:val="single" w:sz="6" w:space="0" w:color="B0B0B0"/>
              <w:right w:val="single" w:sz="6" w:space="0" w:color="B0B0B0"/>
            </w:tcBorders>
            <w:shd w:val="clear" w:color="auto" w:fill="CCCCCC"/>
            <w:tcMar>
              <w:top w:w="75" w:type="dxa"/>
              <w:left w:w="150" w:type="dxa"/>
              <w:bottom w:w="75" w:type="dxa"/>
              <w:right w:w="150" w:type="dxa"/>
            </w:tcMar>
            <w:hideMark/>
          </w:tcPr>
          <w:p w14:paraId="3D4C43A1" w14:textId="77777777" w:rsidR="00E87B8B" w:rsidRPr="0060073B" w:rsidRDefault="00E87B8B" w:rsidP="005F7F6B">
            <w:pPr>
              <w:keepNext/>
              <w:rPr>
                <w:b/>
                <w:bCs/>
              </w:rPr>
            </w:pPr>
            <w:r w:rsidRPr="0060073B">
              <w:rPr>
                <w:b/>
                <w:bCs/>
              </w:rPr>
              <w:t>Description</w:t>
            </w:r>
          </w:p>
        </w:tc>
      </w:tr>
      <w:tr w:rsidR="00E87B8B" w:rsidRPr="0060073B" w14:paraId="6BB60FD3" w14:textId="77777777" w:rsidTr="00E87B8B">
        <w:trPr>
          <w:cantSplit/>
        </w:trPr>
        <w:tc>
          <w:tcPr>
            <w:tcW w:w="2500" w:type="pct"/>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hideMark/>
          </w:tcPr>
          <w:p w14:paraId="5FF8F551" w14:textId="77777777" w:rsidR="0006245D" w:rsidRDefault="0006245D" w:rsidP="0006245D">
            <w:pPr>
              <w:rPr>
                <w:u w:val="single"/>
              </w:rPr>
            </w:pPr>
            <w:r>
              <w:rPr>
                <w:u w:val="single"/>
              </w:rPr>
              <w:t>DIR:</w:t>
            </w:r>
          </w:p>
          <w:p w14:paraId="6CE801EF" w14:textId="77777777" w:rsidR="0006245D" w:rsidRDefault="0006245D" w:rsidP="0006245D">
            <w:pPr>
              <w:rPr>
                <w:i/>
              </w:rPr>
            </w:pPr>
            <w:r>
              <w:rPr>
                <w:i/>
              </w:rPr>
              <w:t>/DlgcJSR309/application/</w:t>
            </w:r>
          </w:p>
          <w:p w14:paraId="1B9F220A" w14:textId="77777777" w:rsidR="0006245D" w:rsidRDefault="0006245D" w:rsidP="0006245D">
            <w:pPr>
              <w:rPr>
                <w:u w:val="single"/>
              </w:rPr>
            </w:pPr>
            <w:r>
              <w:rPr>
                <w:u w:val="single"/>
              </w:rPr>
              <w:t>CONTENTS:</w:t>
            </w:r>
          </w:p>
          <w:p w14:paraId="42E9A8FB" w14:textId="77777777" w:rsidR="0006245D" w:rsidRDefault="0006245D" w:rsidP="0006245D">
            <w:pPr>
              <w:rPr>
                <w:i/>
                <w:iCs/>
              </w:rPr>
            </w:pPr>
            <w:r>
              <w:rPr>
                <w:i/>
                <w:iCs/>
              </w:rPr>
              <w:t>dlgc_sample_demo.war</w:t>
            </w:r>
          </w:p>
          <w:p w14:paraId="19048CBD" w14:textId="77777777" w:rsidR="0006245D" w:rsidRDefault="0006245D" w:rsidP="0006245D">
            <w:pPr>
              <w:rPr>
                <w:i/>
                <w:iCs/>
              </w:rPr>
            </w:pPr>
            <w:r>
              <w:rPr>
                <w:i/>
                <w:iCs/>
              </w:rPr>
              <w:t>Dialogic.mp4</w:t>
            </w:r>
          </w:p>
          <w:p w14:paraId="5E97E32F" w14:textId="77777777" w:rsidR="00364521" w:rsidRPr="0060073B" w:rsidRDefault="0006245D" w:rsidP="0006245D">
            <w:r>
              <w:rPr>
                <w:i/>
              </w:rPr>
              <w:t>Project/</w:t>
            </w:r>
          </w:p>
        </w:tc>
        <w:tc>
          <w:tcPr>
            <w:tcW w:w="2500" w:type="pct"/>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hideMark/>
          </w:tcPr>
          <w:p w14:paraId="589E9304" w14:textId="77777777" w:rsidR="002C066D" w:rsidRDefault="002C066D" w:rsidP="002C066D">
            <w:r>
              <w:t xml:space="preserve">Directory that contains the Dialogic JSR 309 Verification Application </w:t>
            </w:r>
            <w:r w:rsidRPr="009837D7">
              <w:rPr>
                <w:i/>
              </w:rPr>
              <w:t>dlgc_sample_demo.war</w:t>
            </w:r>
            <w:r>
              <w:t xml:space="preserve"> ready to be deployed and the </w:t>
            </w:r>
            <w:r w:rsidRPr="009837D7">
              <w:rPr>
                <w:i/>
              </w:rPr>
              <w:t>Dialogic.mp4</w:t>
            </w:r>
            <w:r>
              <w:t xml:space="preserve"> media file used by the Verification Application (which will be part of upcoming XMS installs).</w:t>
            </w:r>
          </w:p>
          <w:p w14:paraId="066BAC1A" w14:textId="71594CBF" w:rsidR="00364521" w:rsidRPr="0060073B" w:rsidRDefault="002C066D" w:rsidP="00CF7301">
            <w:r>
              <w:t xml:space="preserve">Directory also contains the project directory, which has all of the necessary items to build </w:t>
            </w:r>
            <w:r w:rsidRPr="009837D7">
              <w:rPr>
                <w:i/>
              </w:rPr>
              <w:t>dlgc_sample_demo.war</w:t>
            </w:r>
            <w:r>
              <w:t xml:space="preserve">. Refer to </w:t>
            </w:r>
            <w:hyperlink w:anchor="developer_guidelines_htm" w:history="1">
              <w:r w:rsidRPr="00FA51B5">
                <w:rPr>
                  <w:rStyle w:val="Hyperlink"/>
                </w:rPr>
                <w:t>Dialogic JSR 309 Verification Application</w:t>
              </w:r>
            </w:hyperlink>
            <w:r>
              <w:t xml:space="preserve"> for details.</w:t>
            </w:r>
          </w:p>
        </w:tc>
      </w:tr>
      <w:tr w:rsidR="00E87B8B" w:rsidRPr="0060073B" w14:paraId="322AC9FF" w14:textId="77777777" w:rsidTr="00E87B8B">
        <w:trPr>
          <w:cantSplit/>
        </w:trPr>
        <w:tc>
          <w:tcPr>
            <w:tcW w:w="2500" w:type="pct"/>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hideMark/>
          </w:tcPr>
          <w:p w14:paraId="4289FC33" w14:textId="77777777" w:rsidR="00DB3EAF" w:rsidRDefault="00DB3EAF" w:rsidP="00DB3EAF">
            <w:pPr>
              <w:rPr>
                <w:u w:val="single"/>
              </w:rPr>
            </w:pPr>
            <w:r w:rsidRPr="0060073B">
              <w:rPr>
                <w:u w:val="single"/>
              </w:rPr>
              <w:t>DIR:</w:t>
            </w:r>
          </w:p>
          <w:p w14:paraId="429D159B" w14:textId="77777777" w:rsidR="00E87B8B" w:rsidRDefault="00993937" w:rsidP="00DB3EAF">
            <w:pPr>
              <w:rPr>
                <w:i/>
                <w:iCs/>
              </w:rPr>
            </w:pPr>
            <w:r w:rsidRPr="004E4BFF">
              <w:rPr>
                <w:i/>
              </w:rPr>
              <w:t>/DlgcJSR309/</w:t>
            </w:r>
            <w:r w:rsidR="0006245D">
              <w:rPr>
                <w:i/>
                <w:iCs/>
              </w:rPr>
              <w:t>Dlgc309Connector/</w:t>
            </w:r>
          </w:p>
          <w:p w14:paraId="1F52B66C" w14:textId="77777777" w:rsidR="0006245D" w:rsidRPr="0060073B" w:rsidRDefault="00993937" w:rsidP="00DB3EAF">
            <w:pPr>
              <w:rPr>
                <w:i/>
                <w:iCs/>
              </w:rPr>
            </w:pPr>
            <w:r w:rsidRPr="004E4BFF">
              <w:rPr>
                <w:i/>
              </w:rPr>
              <w:t>/DlgcJSR309/</w:t>
            </w:r>
            <w:r w:rsidR="0006245D">
              <w:rPr>
                <w:i/>
                <w:iCs/>
              </w:rPr>
              <w:t>3rdPartyLibs/</w:t>
            </w:r>
          </w:p>
        </w:tc>
        <w:tc>
          <w:tcPr>
            <w:tcW w:w="2500" w:type="pct"/>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hideMark/>
          </w:tcPr>
          <w:p w14:paraId="5EB3C8CA" w14:textId="303B5F99" w:rsidR="00993937" w:rsidRPr="0060073B" w:rsidRDefault="002C066D" w:rsidP="004E4BFF">
            <w:r>
              <w:t>Directory that contains the Dlgc309Connector, which has all of the Dialogic connector files, and the 3rdPartyLibs directory, which has all necessary third-party JAR files.</w:t>
            </w:r>
          </w:p>
        </w:tc>
      </w:tr>
      <w:tr w:rsidR="00E87B8B" w:rsidRPr="0060073B" w14:paraId="35A94401" w14:textId="77777777" w:rsidTr="00E87B8B">
        <w:trPr>
          <w:cantSplit/>
        </w:trPr>
        <w:tc>
          <w:tcPr>
            <w:tcW w:w="2500" w:type="pct"/>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hideMark/>
          </w:tcPr>
          <w:p w14:paraId="2E940298" w14:textId="77777777" w:rsidR="00DB3EAF" w:rsidRPr="0060073B" w:rsidRDefault="00DB3EAF" w:rsidP="00DB3EAF">
            <w:pPr>
              <w:rPr>
                <w:u w:val="single"/>
              </w:rPr>
            </w:pPr>
            <w:r w:rsidRPr="0060073B">
              <w:rPr>
                <w:u w:val="single"/>
              </w:rPr>
              <w:lastRenderedPageBreak/>
              <w:t>DIR:</w:t>
            </w:r>
          </w:p>
          <w:p w14:paraId="7F345B94" w14:textId="77777777" w:rsidR="00DB3EAF" w:rsidRPr="00DB1489" w:rsidRDefault="00DB3EAF" w:rsidP="00DB3EAF">
            <w:pPr>
              <w:rPr>
                <w:i/>
              </w:rPr>
            </w:pPr>
            <w:r w:rsidRPr="00DB1489">
              <w:rPr>
                <w:i/>
              </w:rPr>
              <w:t>/DlgcJSR309/properties/</w:t>
            </w:r>
          </w:p>
          <w:p w14:paraId="16AA3F38" w14:textId="77777777" w:rsidR="00DB3EAF" w:rsidRPr="0060073B" w:rsidRDefault="00DB3EAF" w:rsidP="00DB3EAF">
            <w:pPr>
              <w:rPr>
                <w:u w:val="single"/>
              </w:rPr>
            </w:pPr>
            <w:r>
              <w:rPr>
                <w:u w:val="single"/>
              </w:rPr>
              <w:t>CONTENTS</w:t>
            </w:r>
            <w:r w:rsidRPr="0060073B">
              <w:rPr>
                <w:u w:val="single"/>
              </w:rPr>
              <w:t>:</w:t>
            </w:r>
          </w:p>
          <w:p w14:paraId="1C4803F7" w14:textId="77777777" w:rsidR="00C635C9" w:rsidRDefault="00DB3EAF" w:rsidP="00DB3EAF">
            <w:pPr>
              <w:rPr>
                <w:i/>
                <w:iCs/>
              </w:rPr>
            </w:pPr>
            <w:r w:rsidRPr="0060073B">
              <w:rPr>
                <w:i/>
                <w:iCs/>
              </w:rPr>
              <w:t>dlgc_</w:t>
            </w:r>
            <w:r w:rsidR="00993937">
              <w:rPr>
                <w:i/>
                <w:iCs/>
              </w:rPr>
              <w:t>sample_demo</w:t>
            </w:r>
            <w:r w:rsidRPr="0060073B">
              <w:rPr>
                <w:i/>
                <w:iCs/>
              </w:rPr>
              <w:t>.properties</w:t>
            </w:r>
          </w:p>
          <w:p w14:paraId="11CCCC30" w14:textId="77777777" w:rsidR="00364521" w:rsidRPr="0060073B" w:rsidRDefault="008A5EE1" w:rsidP="00DB3EAF">
            <w:pPr>
              <w:rPr>
                <w:i/>
                <w:iCs/>
              </w:rPr>
            </w:pPr>
            <w:r>
              <w:rPr>
                <w:i/>
                <w:iCs/>
              </w:rPr>
              <w:t>log4j2.xml</w:t>
            </w:r>
          </w:p>
        </w:tc>
        <w:tc>
          <w:tcPr>
            <w:tcW w:w="2500" w:type="pct"/>
            <w:tcBorders>
              <w:top w:val="single" w:sz="6" w:space="0" w:color="B0B0B0"/>
              <w:left w:val="single" w:sz="6" w:space="0" w:color="B0B0B0"/>
              <w:bottom w:val="single" w:sz="6" w:space="0" w:color="B0B0B0"/>
              <w:right w:val="single" w:sz="6" w:space="0" w:color="B0B0B0"/>
            </w:tcBorders>
            <w:tcMar>
              <w:top w:w="75" w:type="dxa"/>
              <w:left w:w="150" w:type="dxa"/>
              <w:bottom w:w="75" w:type="dxa"/>
              <w:right w:w="150" w:type="dxa"/>
            </w:tcMar>
            <w:hideMark/>
          </w:tcPr>
          <w:p w14:paraId="67F894FD" w14:textId="77777777" w:rsidR="002C066D" w:rsidRDefault="002C066D" w:rsidP="002C066D">
            <w:r w:rsidRPr="0060073B">
              <w:t xml:space="preserve">Directory </w:t>
            </w:r>
            <w:r>
              <w:t xml:space="preserve">that </w:t>
            </w:r>
            <w:r w:rsidRPr="0060073B">
              <w:t>contains</w:t>
            </w:r>
            <w:r>
              <w:t xml:space="preserve"> Verification Application </w:t>
            </w:r>
            <w:r w:rsidRPr="0060073B">
              <w:t>propert</w:t>
            </w:r>
            <w:r>
              <w:t>ies</w:t>
            </w:r>
            <w:r w:rsidRPr="0060073B">
              <w:t xml:space="preserve"> files used to set up </w:t>
            </w:r>
            <w:r>
              <w:t xml:space="preserve">its </w:t>
            </w:r>
            <w:r w:rsidRPr="0060073B">
              <w:t>configuration</w:t>
            </w:r>
            <w:r>
              <w:t xml:space="preserve"> and the configuration parameters for the Dialogic JSR</w:t>
            </w:r>
            <w:r w:rsidRPr="0060073B">
              <w:t xml:space="preserve"> 309 Connector</w:t>
            </w:r>
            <w:r>
              <w:t xml:space="preserve"> </w:t>
            </w:r>
          </w:p>
          <w:p w14:paraId="48E93529" w14:textId="11D6EED0" w:rsidR="00E87B8B" w:rsidRPr="0060073B" w:rsidRDefault="002C066D" w:rsidP="004E4BFF">
            <w:r>
              <w:t xml:space="preserve">Directory also contains the </w:t>
            </w:r>
            <w:r w:rsidRPr="00BC5CA4">
              <w:rPr>
                <w:i/>
              </w:rPr>
              <w:t>Log4j2.xml</w:t>
            </w:r>
            <w:r>
              <w:t xml:space="preserve"> log configuration file used for Dialogic JSR 309 Connector and Verification Application logging.</w:t>
            </w:r>
          </w:p>
        </w:tc>
      </w:tr>
    </w:tbl>
    <w:p w14:paraId="39A2B999" w14:textId="77777777" w:rsidR="00E87B8B" w:rsidRDefault="00E87B8B" w:rsidP="0025433F">
      <w:pPr>
        <w:sectPr w:rsidR="00E87B8B" w:rsidSect="001D3534">
          <w:headerReference w:type="default" r:id="rId35"/>
          <w:pgSz w:w="12240" w:h="15840"/>
          <w:pgMar w:top="1440" w:right="1440" w:bottom="1440" w:left="1440" w:header="720" w:footer="720" w:gutter="0"/>
          <w:cols w:space="720"/>
          <w:titlePg/>
          <w:docGrid w:linePitch="360"/>
        </w:sectPr>
      </w:pPr>
    </w:p>
    <w:p w14:paraId="32B6F741" w14:textId="77777777" w:rsidR="0025433F" w:rsidRDefault="0025433F">
      <w:pPr>
        <w:pStyle w:val="Heading1"/>
      </w:pPr>
      <w:bookmarkStart w:id="16" w:name="installation_and_configuration_h_6806"/>
      <w:bookmarkStart w:id="17" w:name="_Installation_and_Configuration"/>
      <w:bookmarkStart w:id="18" w:name="_Toc391386961"/>
      <w:bookmarkStart w:id="19" w:name="_Toc446324837"/>
      <w:bookmarkEnd w:id="16"/>
      <w:bookmarkEnd w:id="17"/>
      <w:r>
        <w:lastRenderedPageBreak/>
        <w:t>Installation and Configuration</w:t>
      </w:r>
      <w:bookmarkEnd w:id="18"/>
      <w:bookmarkEnd w:id="19"/>
    </w:p>
    <w:p w14:paraId="6D088C98" w14:textId="77777777" w:rsidR="006A3ABD" w:rsidRDefault="006A3ABD" w:rsidP="006A3ABD">
      <w:bookmarkStart w:id="20" w:name="_Toc391386962"/>
      <w:r>
        <w:t>This section describes how to install and use the Dialogic JSR 309 Connector. The Dialogic JSR 309 Connector adds the Media Control API interface to an application running in a J2EE platform. The connector and the application need to be correctly configured on a platform for proper operation.</w:t>
      </w:r>
    </w:p>
    <w:p w14:paraId="0058AFAD" w14:textId="77777777" w:rsidR="00E1405C" w:rsidRDefault="00E1405C" w:rsidP="00E1405C">
      <w:r>
        <w:t>The following steps are necessary to configure and run the Dialogic JSR 309 Connector:</w:t>
      </w:r>
    </w:p>
    <w:p w14:paraId="37741CD8" w14:textId="6FF8BF16" w:rsidR="00E1405C" w:rsidRDefault="00AF51F6" w:rsidP="005E77D6">
      <w:pPr>
        <w:pStyle w:val="ListParagraph"/>
        <w:numPr>
          <w:ilvl w:val="0"/>
          <w:numId w:val="51"/>
        </w:numPr>
      </w:pPr>
      <w:hyperlink w:anchor="_Preparing_the_J2EE" w:history="1">
        <w:r w:rsidR="00E1405C" w:rsidRPr="00E1405C">
          <w:rPr>
            <w:rStyle w:val="Hyperlink"/>
          </w:rPr>
          <w:t>Preparing the J2EE Converged Application Server</w:t>
        </w:r>
      </w:hyperlink>
    </w:p>
    <w:p w14:paraId="34C7AEF9" w14:textId="61B10DA5" w:rsidR="00E1405C" w:rsidRDefault="00AF51F6" w:rsidP="005E77D6">
      <w:pPr>
        <w:pStyle w:val="ListParagraph"/>
        <w:numPr>
          <w:ilvl w:val="0"/>
          <w:numId w:val="51"/>
        </w:numPr>
      </w:pPr>
      <w:hyperlink w:anchor="_Installing_the_Dialogic" w:history="1">
        <w:r w:rsidR="00E1405C" w:rsidRPr="00E1405C">
          <w:rPr>
            <w:rStyle w:val="Hyperlink"/>
          </w:rPr>
          <w:t>Installing the Dialogic JSR 309 Connector</w:t>
        </w:r>
      </w:hyperlink>
    </w:p>
    <w:p w14:paraId="60656AFA" w14:textId="2E2DA5B9" w:rsidR="00E1405C" w:rsidRDefault="00AF51F6" w:rsidP="005E77D6">
      <w:pPr>
        <w:pStyle w:val="ListParagraph"/>
        <w:numPr>
          <w:ilvl w:val="0"/>
          <w:numId w:val="51"/>
        </w:numPr>
      </w:pPr>
      <w:hyperlink w:anchor="_Deploying_the_Verification" w:history="1">
        <w:r w:rsidR="00E1405C" w:rsidRPr="00E1405C">
          <w:rPr>
            <w:rStyle w:val="Hyperlink"/>
          </w:rPr>
          <w:t>Deploying the Verification Application Using the Dialogic JSR 309 Connector</w:t>
        </w:r>
      </w:hyperlink>
    </w:p>
    <w:p w14:paraId="283B7297" w14:textId="625BF604" w:rsidR="00E1405C" w:rsidRDefault="00AF51F6" w:rsidP="005E77D6">
      <w:pPr>
        <w:pStyle w:val="ListParagraph"/>
        <w:numPr>
          <w:ilvl w:val="0"/>
          <w:numId w:val="51"/>
        </w:numPr>
      </w:pPr>
      <w:hyperlink w:anchor="_Configuring_the_PowerMedia" w:history="1">
        <w:r w:rsidR="00E1405C" w:rsidRPr="00E1405C">
          <w:rPr>
            <w:rStyle w:val="Hyperlink"/>
          </w:rPr>
          <w:t>Configuring the PowerMedia XMS Media File</w:t>
        </w:r>
      </w:hyperlink>
    </w:p>
    <w:p w14:paraId="7CF9F567" w14:textId="4813F6C5" w:rsidR="00E1405C" w:rsidRPr="00784E36" w:rsidRDefault="00AF51F6" w:rsidP="005E77D6">
      <w:pPr>
        <w:pStyle w:val="ListParagraph"/>
        <w:numPr>
          <w:ilvl w:val="0"/>
          <w:numId w:val="51"/>
        </w:numPr>
      </w:pPr>
      <w:hyperlink w:anchor="_Running_the_Dialogic" w:history="1">
        <w:r w:rsidR="00E1405C" w:rsidRPr="00E1405C">
          <w:rPr>
            <w:rStyle w:val="Hyperlink"/>
          </w:rPr>
          <w:t>Running the Dialogic JSR 309 Verification Application</w:t>
        </w:r>
      </w:hyperlink>
    </w:p>
    <w:p w14:paraId="7775EF36" w14:textId="0856C510" w:rsidR="00672FC5" w:rsidRDefault="00672FC5" w:rsidP="00672FC5">
      <w:r>
        <w:t xml:space="preserve">For system requirements and supported platforms, see </w:t>
      </w:r>
      <w:hyperlink w:anchor="welcome_htm" w:history="1">
        <w:r w:rsidR="00A03FEF">
          <w:rPr>
            <w:rStyle w:val="Hyperlink"/>
          </w:rPr>
          <w:t>Dialogic JSR 309 Connector</w:t>
        </w:r>
        <w:r w:rsidRPr="00E87B8B">
          <w:rPr>
            <w:rStyle w:val="Hyperlink"/>
          </w:rPr>
          <w:t xml:space="preserve"> Requirements</w:t>
        </w:r>
      </w:hyperlink>
      <w:r>
        <w:t>.</w:t>
      </w:r>
    </w:p>
    <w:p w14:paraId="0266EBB9" w14:textId="77777777" w:rsidR="0025433F" w:rsidRDefault="0025433F">
      <w:pPr>
        <w:pStyle w:val="Heading2"/>
      </w:pPr>
      <w:bookmarkStart w:id="21" w:name="_Preparing_the_J2EE"/>
      <w:bookmarkStart w:id="22" w:name="_Toc446324838"/>
      <w:bookmarkEnd w:id="21"/>
      <w:r>
        <w:t>Preparing the J2EE Converged Application Server</w:t>
      </w:r>
      <w:bookmarkEnd w:id="20"/>
      <w:bookmarkEnd w:id="22"/>
    </w:p>
    <w:p w14:paraId="416DCA7C" w14:textId="4766FBC8" w:rsidR="0025433F" w:rsidRPr="00D82377" w:rsidRDefault="0025433F">
      <w:r w:rsidRPr="00D82377">
        <w:t xml:space="preserve">The </w:t>
      </w:r>
      <w:r w:rsidR="00A03FEF">
        <w:t>Dialogic JSR 309 Connector</w:t>
      </w:r>
      <w:r w:rsidRPr="00D82377">
        <w:t xml:space="preserve"> has been deployed and tested on </w:t>
      </w:r>
      <w:r w:rsidR="005857F6" w:rsidRPr="00D82377">
        <w:t>specific versions of TeleStax Apache-Tomcat Application Servers</w:t>
      </w:r>
      <w:r w:rsidRPr="00D82377">
        <w:t xml:space="preserve">. </w:t>
      </w:r>
      <w:r w:rsidR="005857F6" w:rsidRPr="00D82377">
        <w:t>For quick instructions on how to install and co</w:t>
      </w:r>
      <w:r w:rsidR="00736F36" w:rsidRPr="00D82377">
        <w:t xml:space="preserve">nfigure </w:t>
      </w:r>
      <w:r w:rsidR="00690ABC">
        <w:t xml:space="preserve">the </w:t>
      </w:r>
      <w:r w:rsidR="00736F36" w:rsidRPr="00D82377">
        <w:t xml:space="preserve">desired </w:t>
      </w:r>
      <w:r w:rsidR="00690ABC">
        <w:t>Application Server (</w:t>
      </w:r>
      <w:r w:rsidR="00736F36" w:rsidRPr="00D82377">
        <w:t>AS</w:t>
      </w:r>
      <w:r w:rsidR="00690ABC">
        <w:t>)</w:t>
      </w:r>
      <w:r w:rsidR="00736F36" w:rsidRPr="00D82377">
        <w:t xml:space="preserve"> </w:t>
      </w:r>
      <w:r w:rsidR="00690ABC">
        <w:t>to use with</w:t>
      </w:r>
      <w:r w:rsidR="008B62FB">
        <w:t xml:space="preserve"> the Dialogic JSR 309</w:t>
      </w:r>
      <w:r w:rsidR="00A03FEF">
        <w:t xml:space="preserve"> Connector</w:t>
      </w:r>
      <w:r w:rsidRPr="00D82377">
        <w:t>, refer to</w:t>
      </w:r>
      <w:r w:rsidR="00DB0572" w:rsidRPr="00D82377">
        <w:t xml:space="preserve"> </w:t>
      </w:r>
      <w:hyperlink w:anchor="_Appendix_A:_JSR" w:history="1">
        <w:r w:rsidR="00044B9C" w:rsidRPr="00D82377">
          <w:rPr>
            <w:rStyle w:val="Hyperlink"/>
          </w:rPr>
          <w:t>Ap</w:t>
        </w:r>
        <w:r w:rsidR="000469CA" w:rsidRPr="00D82377">
          <w:rPr>
            <w:rStyle w:val="Hyperlink"/>
          </w:rPr>
          <w:t>p</w:t>
        </w:r>
        <w:r w:rsidR="00044B9C" w:rsidRPr="00D82377">
          <w:rPr>
            <w:rStyle w:val="Hyperlink"/>
          </w:rPr>
          <w:t>endix A</w:t>
        </w:r>
        <w:r w:rsidR="00736F36" w:rsidRPr="00D82377">
          <w:rPr>
            <w:rStyle w:val="Hyperlink"/>
          </w:rPr>
          <w:t xml:space="preserve">: </w:t>
        </w:r>
        <w:r w:rsidR="00A03FEF">
          <w:rPr>
            <w:rStyle w:val="Hyperlink"/>
          </w:rPr>
          <w:t>Dialogic JSR 309 Connector</w:t>
        </w:r>
        <w:r w:rsidR="00736F36" w:rsidRPr="00D82377">
          <w:rPr>
            <w:rStyle w:val="Hyperlink"/>
          </w:rPr>
          <w:t xml:space="preserve"> </w:t>
        </w:r>
        <w:r w:rsidR="00D74119" w:rsidRPr="00D82377">
          <w:rPr>
            <w:rStyle w:val="Hyperlink"/>
          </w:rPr>
          <w:t>Environment Setup</w:t>
        </w:r>
      </w:hyperlink>
      <w:r w:rsidR="00D74119" w:rsidRPr="00D82377">
        <w:t>.</w:t>
      </w:r>
    </w:p>
    <w:p w14:paraId="2BFDCC52" w14:textId="6C30879D" w:rsidR="0025433F" w:rsidRDefault="0025433F">
      <w:pPr>
        <w:pStyle w:val="Heading2"/>
      </w:pPr>
      <w:bookmarkStart w:id="23" w:name="_Installing_the_JSR"/>
      <w:bookmarkStart w:id="24" w:name="_Installing_the_Dialogic"/>
      <w:bookmarkStart w:id="25" w:name="_Toc391386963"/>
      <w:bookmarkStart w:id="26" w:name="_Toc446324839"/>
      <w:bookmarkEnd w:id="23"/>
      <w:bookmarkEnd w:id="24"/>
      <w:r>
        <w:t xml:space="preserve">Installing the </w:t>
      </w:r>
      <w:bookmarkEnd w:id="25"/>
      <w:r w:rsidR="00A03FEF">
        <w:t>Dialogic JSR 309 Connector</w:t>
      </w:r>
      <w:bookmarkEnd w:id="26"/>
    </w:p>
    <w:p w14:paraId="49D8832B" w14:textId="77777777" w:rsidR="00690ABC" w:rsidRDefault="00690ABC" w:rsidP="00690ABC">
      <w:bookmarkStart w:id="27" w:name="_Step_1_-"/>
      <w:bookmarkStart w:id="28" w:name="_Step_1_–"/>
      <w:bookmarkStart w:id="29" w:name="_Toc391386964"/>
      <w:bookmarkEnd w:id="27"/>
      <w:bookmarkEnd w:id="28"/>
      <w:r>
        <w:t xml:space="preserve">The Dialogic JSR 309 Connector is created as a library (JAR file) that can be used by an application. The application is responsible for packaging it as part of the application WAR file. </w:t>
      </w:r>
    </w:p>
    <w:p w14:paraId="485D6312" w14:textId="31C4E71A" w:rsidR="00CF2F5D" w:rsidRDefault="00690ABC" w:rsidP="008000A0">
      <w:r>
        <w:t>The Dialogic JSR 309 Connector Verification Application is used to verify Dialogic JSR 309 Connector installation and configuration and to illustrate the necessary steps use</w:t>
      </w:r>
      <w:r w:rsidR="00C46A0B">
        <w:t>d in the</w:t>
      </w:r>
      <w:r>
        <w:t xml:space="preserve"> Dialogic Media Server Control API features. These necessary application level steps are clearly described in </w:t>
      </w:r>
      <w:hyperlink w:anchor="test_servlets_htm" w:history="1">
        <w:r>
          <w:rPr>
            <w:rStyle w:val="Hyperlink"/>
          </w:rPr>
          <w:t>Dialogic JSR 309 Verification Application</w:t>
        </w:r>
      </w:hyperlink>
      <w:r w:rsidR="008000A0">
        <w:t>.</w:t>
      </w:r>
    </w:p>
    <w:p w14:paraId="41AE8819" w14:textId="19194A9B" w:rsidR="008000A0" w:rsidRDefault="00CF2F5D" w:rsidP="008000A0">
      <w:r>
        <w:t xml:space="preserve">Now let’s focus on the necessary </w:t>
      </w:r>
      <w:r w:rsidR="008000A0">
        <w:t xml:space="preserve">steps correctly </w:t>
      </w:r>
      <w:r>
        <w:t>configure</w:t>
      </w:r>
      <w:r w:rsidR="008B62FB">
        <w:t xml:space="preserve"> the Dialogic JSR 309</w:t>
      </w:r>
      <w:r>
        <w:t xml:space="preserve"> </w:t>
      </w:r>
      <w:r w:rsidR="008B62FB">
        <w:t xml:space="preserve">Connector </w:t>
      </w:r>
      <w:r>
        <w:t>and how to verify its proper operation</w:t>
      </w:r>
      <w:r w:rsidR="008000A0">
        <w:t>.</w:t>
      </w:r>
    </w:p>
    <w:p w14:paraId="54B1F29A" w14:textId="77777777" w:rsidR="00690ABC" w:rsidRDefault="00690ABC" w:rsidP="004E4BFF">
      <w:r>
        <w:t xml:space="preserve">The distribution package needs to be extracted onto the target system because various components (files) will be needed to correctly complete each step. Refer to </w:t>
      </w:r>
      <w:hyperlink w:anchor="_Contents_of_the_1" w:history="1">
        <w:r w:rsidRPr="00C75945">
          <w:rPr>
            <w:rStyle w:val="Hyperlink"/>
          </w:rPr>
          <w:t>Contents of the Distribution</w:t>
        </w:r>
      </w:hyperlink>
      <w:r>
        <w:t>, which describes the content in detail.</w:t>
      </w:r>
    </w:p>
    <w:p w14:paraId="381CF673" w14:textId="217901CC" w:rsidR="008000A0" w:rsidRDefault="008000A0" w:rsidP="008000A0">
      <w:pPr>
        <w:pStyle w:val="Heading3"/>
      </w:pPr>
      <w:bookmarkStart w:id="30" w:name="_Configure_Application_Server"/>
      <w:bookmarkStart w:id="31" w:name="_Toc446324840"/>
      <w:bookmarkEnd w:id="29"/>
      <w:bookmarkEnd w:id="30"/>
      <w:r>
        <w:t xml:space="preserve">Configure </w:t>
      </w:r>
      <w:r w:rsidR="00401A8F">
        <w:rPr>
          <w:lang w:val="en-US"/>
        </w:rPr>
        <w:t xml:space="preserve">the </w:t>
      </w:r>
      <w:r>
        <w:t xml:space="preserve">Application Server </w:t>
      </w:r>
      <w:r w:rsidR="00401A8F">
        <w:rPr>
          <w:lang w:val="en-US"/>
        </w:rPr>
        <w:t>P</w:t>
      </w:r>
      <w:r w:rsidR="00401A8F">
        <w:t>latform</w:t>
      </w:r>
      <w:bookmarkEnd w:id="31"/>
    </w:p>
    <w:p w14:paraId="4A277185" w14:textId="681D8E09" w:rsidR="002C6F9B" w:rsidRDefault="00401A8F" w:rsidP="002C6F9B">
      <w:r>
        <w:t>P</w:t>
      </w:r>
      <w:r w:rsidR="002C6F9B">
        <w:t xml:space="preserve">lace the package </w:t>
      </w:r>
      <w:r w:rsidR="00340E03">
        <w:t>TAR</w:t>
      </w:r>
      <w:r w:rsidR="002C6F9B">
        <w:t xml:space="preserve"> file on </w:t>
      </w:r>
      <w:r w:rsidR="00B7656D">
        <w:t>TeleStax Apache-Tomcat</w:t>
      </w:r>
      <w:r w:rsidR="002C6F9B">
        <w:t xml:space="preserve"> Linux server and run the following command:</w:t>
      </w:r>
    </w:p>
    <w:p w14:paraId="14B7FEBD" w14:textId="79F8A590" w:rsidR="00401A8F" w:rsidRDefault="00401A8F" w:rsidP="004E4BFF">
      <w:pPr>
        <w:pStyle w:val="Example"/>
      </w:pPr>
      <w:r w:rsidRPr="00B801A1">
        <w:t>tar –xvf Dlgc309-5.</w:t>
      </w:r>
      <w:r w:rsidR="0015479E">
        <w:t>x</w:t>
      </w:r>
      <w:r w:rsidRPr="00B801A1">
        <w:t>.</w:t>
      </w:r>
      <w:r w:rsidR="0015479E">
        <w:t>xxxx</w:t>
      </w:r>
      <w:r w:rsidRPr="00B801A1">
        <w:t>-tomcatX.tar</w:t>
      </w:r>
    </w:p>
    <w:p w14:paraId="663AC9B0" w14:textId="5AFA18D5" w:rsidR="002C6F9B" w:rsidRDefault="004D584E" w:rsidP="002C6F9B">
      <w:r>
        <w:t xml:space="preserve">This will create a </w:t>
      </w:r>
      <w:r>
        <w:rPr>
          <w:i/>
        </w:rPr>
        <w:t>DlgcJSR309</w:t>
      </w:r>
      <w:r>
        <w:t xml:space="preserve"> </w:t>
      </w:r>
      <w:r w:rsidR="00401A8F">
        <w:t xml:space="preserve">directory, </w:t>
      </w:r>
      <w:r>
        <w:t xml:space="preserve">which includes all necessary files </w:t>
      </w:r>
      <w:r w:rsidR="002C6F9B">
        <w:t xml:space="preserve">as described in </w:t>
      </w:r>
      <w:hyperlink w:anchor="contents_of_the_distribution_htm" w:history="1">
        <w:r w:rsidR="00172BB5" w:rsidRPr="00C75945">
          <w:rPr>
            <w:rStyle w:val="Hyperlink"/>
          </w:rPr>
          <w:t>Contents of the Distribution</w:t>
        </w:r>
      </w:hyperlink>
      <w:r w:rsidR="002C6F9B">
        <w:t>.</w:t>
      </w:r>
    </w:p>
    <w:p w14:paraId="785864FD" w14:textId="68F43494" w:rsidR="005149AE" w:rsidRDefault="00196A33" w:rsidP="00196A33">
      <w:pPr>
        <w:pStyle w:val="Note"/>
      </w:pPr>
      <w:r w:rsidRPr="00713D8D">
        <w:rPr>
          <w:b/>
        </w:rPr>
        <w:t>Note:</w:t>
      </w:r>
      <w:r>
        <w:t xml:space="preserve"> These directories are referenced throughout this document for content required by</w:t>
      </w:r>
      <w:r w:rsidR="008B62FB">
        <w:t xml:space="preserve"> the Dialogic JSR 309</w:t>
      </w:r>
      <w:r w:rsidR="00A03FEF">
        <w:t xml:space="preserve"> Connector</w:t>
      </w:r>
      <w:r>
        <w:t>.</w:t>
      </w:r>
    </w:p>
    <w:p w14:paraId="72272802" w14:textId="77777777" w:rsidR="004E2796" w:rsidRDefault="00980F08" w:rsidP="004E4BFF">
      <w:pPr>
        <w:keepNext/>
      </w:pPr>
      <w:r>
        <w:lastRenderedPageBreak/>
        <w:t>In order to properly configure Application Server platform the following steps need to be completed</w:t>
      </w:r>
      <w:r w:rsidR="004E2796">
        <w:t>:</w:t>
      </w:r>
    </w:p>
    <w:p w14:paraId="6336B65B" w14:textId="1EFB1E9C" w:rsidR="00980F08" w:rsidRDefault="00AF51F6" w:rsidP="00263604">
      <w:pPr>
        <w:keepNext/>
        <w:numPr>
          <w:ilvl w:val="0"/>
          <w:numId w:val="1"/>
        </w:numPr>
      </w:pPr>
      <w:hyperlink w:anchor="_Set_Up_the" w:history="1">
        <w:r w:rsidR="00737E19" w:rsidRPr="00737E19">
          <w:rPr>
            <w:rStyle w:val="Hyperlink"/>
          </w:rPr>
          <w:t>Set Up the Environment Variables</w:t>
        </w:r>
      </w:hyperlink>
    </w:p>
    <w:p w14:paraId="44FEB4F9" w14:textId="21D06131" w:rsidR="00980F08" w:rsidRDefault="00AF51F6" w:rsidP="00263604">
      <w:pPr>
        <w:keepNext/>
        <w:numPr>
          <w:ilvl w:val="0"/>
          <w:numId w:val="1"/>
        </w:numPr>
      </w:pPr>
      <w:hyperlink w:anchor="_Set_Up_and" w:history="1">
        <w:r w:rsidR="00737E19" w:rsidRPr="00737E19">
          <w:rPr>
            <w:rStyle w:val="Hyperlink"/>
          </w:rPr>
          <w:t>Set Up and Configure Logging Facility</w:t>
        </w:r>
      </w:hyperlink>
    </w:p>
    <w:p w14:paraId="7169EB68" w14:textId="59D62DA5" w:rsidR="00D00817" w:rsidRDefault="00D00817" w:rsidP="00D00817">
      <w:pPr>
        <w:pStyle w:val="Heading4"/>
      </w:pPr>
      <w:bookmarkStart w:id="32" w:name="_Set_Up_the"/>
      <w:bookmarkEnd w:id="32"/>
      <w:r>
        <w:t>Set</w:t>
      </w:r>
      <w:r w:rsidR="00401A8F">
        <w:rPr>
          <w:lang w:val="en-US"/>
        </w:rPr>
        <w:t xml:space="preserve"> U</w:t>
      </w:r>
      <w:r w:rsidR="00401A8F">
        <w:t xml:space="preserve">p </w:t>
      </w:r>
      <w:r w:rsidR="00401A8F">
        <w:rPr>
          <w:lang w:val="en-US"/>
        </w:rPr>
        <w:t>the E</w:t>
      </w:r>
      <w:r>
        <w:t xml:space="preserve">nvironment </w:t>
      </w:r>
      <w:r w:rsidR="00401A8F">
        <w:rPr>
          <w:lang w:val="en-US"/>
        </w:rPr>
        <w:t>V</w:t>
      </w:r>
      <w:r w:rsidR="00401A8F">
        <w:t>ariables</w:t>
      </w:r>
    </w:p>
    <w:p w14:paraId="0778F8BC" w14:textId="4AEDD953" w:rsidR="00D00817" w:rsidRDefault="008A27D4" w:rsidP="00D00817">
      <w:pPr>
        <w:rPr>
          <w:lang w:eastAsia="x-none"/>
        </w:rPr>
      </w:pPr>
      <w:r>
        <w:rPr>
          <w:lang w:eastAsia="x-none"/>
        </w:rPr>
        <w:t xml:space="preserve">In addition to </w:t>
      </w:r>
      <w:r w:rsidR="00401A8F">
        <w:rPr>
          <w:lang w:eastAsia="x-none"/>
        </w:rPr>
        <w:t xml:space="preserve">the </w:t>
      </w:r>
      <w:r>
        <w:rPr>
          <w:lang w:eastAsia="x-none"/>
        </w:rPr>
        <w:t>required platform environments</w:t>
      </w:r>
      <w:r w:rsidR="00401A8F">
        <w:rPr>
          <w:lang w:eastAsia="x-none"/>
        </w:rPr>
        <w:t>,</w:t>
      </w:r>
      <w:r>
        <w:rPr>
          <w:lang w:eastAsia="x-none"/>
        </w:rPr>
        <w:t xml:space="preserve"> the location of </w:t>
      </w:r>
      <w:r w:rsidR="00401A8F">
        <w:rPr>
          <w:lang w:eastAsia="x-none"/>
        </w:rPr>
        <w:t xml:space="preserve">the </w:t>
      </w:r>
      <w:r w:rsidR="00D00817">
        <w:rPr>
          <w:lang w:eastAsia="x-none"/>
        </w:rPr>
        <w:t>Dialogic Verification Application properties file</w:t>
      </w:r>
      <w:r>
        <w:rPr>
          <w:lang w:eastAsia="x-none"/>
        </w:rPr>
        <w:t xml:space="preserve"> need</w:t>
      </w:r>
      <w:r w:rsidR="00401A8F">
        <w:rPr>
          <w:lang w:eastAsia="x-none"/>
        </w:rPr>
        <w:t>s</w:t>
      </w:r>
      <w:r>
        <w:rPr>
          <w:lang w:eastAsia="x-none"/>
        </w:rPr>
        <w:t xml:space="preserve"> to be specified</w:t>
      </w:r>
      <w:r w:rsidR="00D00817">
        <w:rPr>
          <w:lang w:eastAsia="x-none"/>
        </w:rPr>
        <w:t xml:space="preserve">. </w:t>
      </w:r>
      <w:r w:rsidR="00401A8F">
        <w:rPr>
          <w:lang w:eastAsia="x-none"/>
        </w:rPr>
        <w:t xml:space="preserve">The following procedure is an example of using </w:t>
      </w:r>
      <w:r>
        <w:rPr>
          <w:lang w:eastAsia="x-none"/>
        </w:rPr>
        <w:t xml:space="preserve">.bashrc to </w:t>
      </w:r>
      <w:r w:rsidR="00D00817">
        <w:rPr>
          <w:lang w:eastAsia="x-none"/>
        </w:rPr>
        <w:t>accomplish this</w:t>
      </w:r>
      <w:r>
        <w:rPr>
          <w:lang w:eastAsia="x-none"/>
        </w:rPr>
        <w:t>.</w:t>
      </w:r>
    </w:p>
    <w:p w14:paraId="1056B639" w14:textId="77777777" w:rsidR="00401A8F" w:rsidRDefault="00D00817" w:rsidP="005E77D6">
      <w:pPr>
        <w:pStyle w:val="ListParagraph"/>
        <w:numPr>
          <w:ilvl w:val="0"/>
          <w:numId w:val="23"/>
        </w:numPr>
        <w:rPr>
          <w:lang w:eastAsia="x-none"/>
        </w:rPr>
      </w:pPr>
      <w:r>
        <w:rPr>
          <w:lang w:eastAsia="x-none"/>
        </w:rPr>
        <w:t>Edit system user</w:t>
      </w:r>
      <w:r w:rsidR="009378B5">
        <w:rPr>
          <w:lang w:eastAsia="x-none"/>
        </w:rPr>
        <w:t>’s</w:t>
      </w:r>
      <w:r>
        <w:rPr>
          <w:lang w:eastAsia="x-none"/>
        </w:rPr>
        <w:t xml:space="preserve"> .bashrc file</w:t>
      </w:r>
      <w:r w:rsidR="00401A8F">
        <w:rPr>
          <w:lang w:eastAsia="x-none"/>
        </w:rPr>
        <w:t xml:space="preserve"> using the following command</w:t>
      </w:r>
      <w:r>
        <w:rPr>
          <w:lang w:eastAsia="x-none"/>
        </w:rPr>
        <w:t xml:space="preserve">. </w:t>
      </w:r>
    </w:p>
    <w:p w14:paraId="53630F25" w14:textId="77777777" w:rsidR="00401A8F" w:rsidRDefault="00401A8F" w:rsidP="004E4BFF">
      <w:pPr>
        <w:pStyle w:val="ExampleIndent"/>
      </w:pPr>
      <w:r>
        <w:t>vi .bashrc</w:t>
      </w:r>
    </w:p>
    <w:p w14:paraId="46EAF2D4" w14:textId="0ADAFD4F" w:rsidR="00D00817" w:rsidRDefault="00401A8F" w:rsidP="005E77D6">
      <w:pPr>
        <w:pStyle w:val="ListParagraph"/>
        <w:numPr>
          <w:ilvl w:val="0"/>
          <w:numId w:val="23"/>
        </w:numPr>
        <w:rPr>
          <w:lang w:eastAsia="x-none"/>
        </w:rPr>
      </w:pPr>
      <w:r>
        <w:rPr>
          <w:lang w:eastAsia="x-none"/>
        </w:rPr>
        <w:t xml:space="preserve">Add the following lines marked in RED below. In this example, the </w:t>
      </w:r>
      <w:r w:rsidR="00D00817" w:rsidRPr="004E4BFF">
        <w:rPr>
          <w:i/>
          <w:lang w:eastAsia="x-none"/>
        </w:rPr>
        <w:t>mss-4.0.21-apache-tomcat-8.0.26</w:t>
      </w:r>
      <w:r w:rsidR="00D00817">
        <w:rPr>
          <w:lang w:eastAsia="x-none"/>
        </w:rPr>
        <w:t xml:space="preserve"> Application Server platform </w:t>
      </w:r>
      <w:r>
        <w:rPr>
          <w:lang w:eastAsia="x-none"/>
        </w:rPr>
        <w:t xml:space="preserve">is </w:t>
      </w:r>
      <w:r w:rsidR="00D00817">
        <w:rPr>
          <w:lang w:eastAsia="x-none"/>
        </w:rPr>
        <w:t xml:space="preserve">used </w:t>
      </w:r>
      <w:r>
        <w:rPr>
          <w:lang w:eastAsia="x-none"/>
        </w:rPr>
        <w:t>and the</w:t>
      </w:r>
      <w:r w:rsidR="00D00817">
        <w:rPr>
          <w:lang w:eastAsia="x-none"/>
        </w:rPr>
        <w:t xml:space="preserve"> user </w:t>
      </w:r>
      <w:r w:rsidR="002B0438">
        <w:rPr>
          <w:lang w:eastAsia="x-none"/>
        </w:rPr>
        <w:t>"</w:t>
      </w:r>
      <w:r w:rsidR="00D00817">
        <w:rPr>
          <w:lang w:eastAsia="x-none"/>
        </w:rPr>
        <w:t>apachetomcat8</w:t>
      </w:r>
      <w:r w:rsidR="002B0438">
        <w:rPr>
          <w:lang w:eastAsia="x-none"/>
        </w:rPr>
        <w:t>"</w:t>
      </w:r>
      <w:r w:rsidR="00D00817">
        <w:rPr>
          <w:lang w:eastAsia="x-none"/>
        </w:rPr>
        <w:t xml:space="preserve"> </w:t>
      </w:r>
      <w:r>
        <w:rPr>
          <w:lang w:eastAsia="x-none"/>
        </w:rPr>
        <w:t xml:space="preserve">was created </w:t>
      </w:r>
      <w:r w:rsidR="00D00817">
        <w:rPr>
          <w:lang w:eastAsia="x-none"/>
        </w:rPr>
        <w:t xml:space="preserve">on the </w:t>
      </w:r>
      <w:r>
        <w:rPr>
          <w:lang w:eastAsia="x-none"/>
        </w:rPr>
        <w:t xml:space="preserve">Linux </w:t>
      </w:r>
      <w:r w:rsidR="00D00817">
        <w:rPr>
          <w:lang w:eastAsia="x-none"/>
        </w:rPr>
        <w:t xml:space="preserve">system. </w:t>
      </w:r>
      <w:r>
        <w:rPr>
          <w:lang w:eastAsia="x-none"/>
        </w:rPr>
        <w:t>Therefore, the file to be edited will be found in this user's root directory (</w:t>
      </w:r>
      <w:r w:rsidR="00D00817">
        <w:rPr>
          <w:lang w:eastAsia="x-none"/>
        </w:rPr>
        <w:t xml:space="preserve">i.e. </w:t>
      </w:r>
      <w:r w:rsidR="00D00817" w:rsidRPr="004E4BFF">
        <w:rPr>
          <w:i/>
          <w:lang w:eastAsia="x-none"/>
        </w:rPr>
        <w:t>/home/apachetomcat8</w:t>
      </w:r>
      <w:r w:rsidR="00D00817">
        <w:rPr>
          <w:lang w:eastAsia="x-none"/>
        </w:rPr>
        <w:t>)</w:t>
      </w:r>
      <w:r>
        <w:rPr>
          <w:lang w:eastAsia="x-none"/>
        </w:rPr>
        <w:t>.</w:t>
      </w:r>
    </w:p>
    <w:p w14:paraId="734457F6" w14:textId="42B27FF7" w:rsidR="00401A8F" w:rsidRPr="000F6866" w:rsidRDefault="00401A8F" w:rsidP="004E4BFF">
      <w:pPr>
        <w:pStyle w:val="ExampleIndent"/>
      </w:pPr>
      <w:r w:rsidRPr="000F6866">
        <w:t># .bashrc</w:t>
      </w:r>
    </w:p>
    <w:p w14:paraId="1FEF7520" w14:textId="77777777" w:rsidR="00401A8F" w:rsidRPr="000F6866" w:rsidRDefault="00401A8F" w:rsidP="004E4BFF">
      <w:pPr>
        <w:pStyle w:val="ExampleIndent"/>
      </w:pPr>
    </w:p>
    <w:p w14:paraId="406D10BC" w14:textId="77777777" w:rsidR="00401A8F" w:rsidRPr="008A27D4" w:rsidRDefault="00401A8F" w:rsidP="004E4BFF">
      <w:pPr>
        <w:pStyle w:val="ExampleIndent"/>
      </w:pPr>
      <w:r w:rsidRPr="008A27D4">
        <w:t>### Dialogic additions</w:t>
      </w:r>
    </w:p>
    <w:p w14:paraId="3327DA68" w14:textId="77777777" w:rsidR="00401A8F" w:rsidRDefault="00401A8F" w:rsidP="004E4BFF">
      <w:pPr>
        <w:pStyle w:val="ExampleIndent"/>
        <w:rPr>
          <w:b/>
          <w:color w:val="FF0000"/>
        </w:rPr>
      </w:pPr>
    </w:p>
    <w:p w14:paraId="1AF2A705" w14:textId="77777777" w:rsidR="00401A8F" w:rsidRPr="00C54146" w:rsidRDefault="00401A8F" w:rsidP="004E4BFF">
      <w:pPr>
        <w:pStyle w:val="ExampleIndent"/>
        <w:rPr>
          <w:b/>
          <w:color w:val="FF0000"/>
        </w:rPr>
      </w:pPr>
      <w:r w:rsidRPr="00C54146">
        <w:rPr>
          <w:b/>
          <w:color w:val="FF0000"/>
        </w:rPr>
        <w:t>export JAVA_HOME=/usr/java/jdk1.8.0_60</w:t>
      </w:r>
    </w:p>
    <w:p w14:paraId="69FE191F" w14:textId="77777777" w:rsidR="00401A8F" w:rsidRPr="00C46A0B" w:rsidRDefault="00401A8F" w:rsidP="004E4BFF">
      <w:pPr>
        <w:pStyle w:val="ExampleIndent"/>
        <w:rPr>
          <w:b/>
          <w:color w:val="FF0000"/>
        </w:rPr>
      </w:pPr>
      <w:r w:rsidRPr="00C54146">
        <w:rPr>
          <w:b/>
          <w:color w:val="FF0000"/>
        </w:rPr>
        <w:t>export CATALINA_HOME=/home/apachetomcat8/mss-4.0.21-apache-tomcat-8.0.26</w:t>
      </w:r>
    </w:p>
    <w:p w14:paraId="54169DD7" w14:textId="77777777" w:rsidR="00401A8F" w:rsidRPr="00C46A0B" w:rsidRDefault="00401A8F" w:rsidP="004E4BFF">
      <w:pPr>
        <w:pStyle w:val="ExampleIndent"/>
        <w:rPr>
          <w:b/>
          <w:color w:val="FF0000"/>
        </w:rPr>
      </w:pPr>
      <w:r w:rsidRPr="00C46A0B">
        <w:rPr>
          <w:b/>
          <w:color w:val="FF0000"/>
        </w:rPr>
        <w:t>export SAMPLE_PROPERTY_FILE=${CATALINA_HOME}/conf/Dialogic/dlgc_sample_demo.properties</w:t>
      </w:r>
    </w:p>
    <w:p w14:paraId="02B22A4F" w14:textId="77777777" w:rsidR="00401A8F" w:rsidRDefault="00401A8F" w:rsidP="004E4BFF">
      <w:pPr>
        <w:pStyle w:val="ExampleIndent"/>
        <w:rPr>
          <w:b/>
          <w:color w:val="FF0000"/>
        </w:rPr>
      </w:pPr>
    </w:p>
    <w:p w14:paraId="080DCD14" w14:textId="77777777" w:rsidR="00401A8F" w:rsidRPr="008A27D4" w:rsidRDefault="00401A8F" w:rsidP="004E4BFF">
      <w:pPr>
        <w:pStyle w:val="ExampleIndent"/>
      </w:pPr>
      <w:r w:rsidRPr="008A27D4">
        <w:t>### END - Dialogic additions</w:t>
      </w:r>
    </w:p>
    <w:p w14:paraId="14812A79" w14:textId="77777777" w:rsidR="00401A8F" w:rsidRPr="000F6866" w:rsidRDefault="00401A8F" w:rsidP="004E4BFF">
      <w:pPr>
        <w:pStyle w:val="ExampleIndent"/>
      </w:pPr>
    </w:p>
    <w:p w14:paraId="3A4722E3" w14:textId="77777777" w:rsidR="00401A8F" w:rsidRPr="000F6866" w:rsidRDefault="00401A8F" w:rsidP="004E4BFF">
      <w:pPr>
        <w:pStyle w:val="ExampleIndent"/>
      </w:pPr>
      <w:r w:rsidRPr="000F6866">
        <w:t># Source global definitions</w:t>
      </w:r>
    </w:p>
    <w:p w14:paraId="56123F3C" w14:textId="77777777" w:rsidR="00401A8F" w:rsidRPr="000F6866" w:rsidRDefault="00401A8F" w:rsidP="004E4BFF">
      <w:pPr>
        <w:pStyle w:val="ExampleIndent"/>
      </w:pPr>
      <w:r w:rsidRPr="000F6866">
        <w:t>if [ -f /etc/bashrc ]; then</w:t>
      </w:r>
    </w:p>
    <w:p w14:paraId="1510BE16" w14:textId="77777777" w:rsidR="00401A8F" w:rsidRPr="000F6866" w:rsidRDefault="00401A8F" w:rsidP="004E4BFF">
      <w:pPr>
        <w:pStyle w:val="ExampleIndent"/>
      </w:pPr>
      <w:r w:rsidRPr="000F6866">
        <w:t xml:space="preserve">        . /etc/bashrc</w:t>
      </w:r>
    </w:p>
    <w:p w14:paraId="3E590AF0" w14:textId="77777777" w:rsidR="00401A8F" w:rsidRPr="000F6866" w:rsidRDefault="00401A8F" w:rsidP="004E4BFF">
      <w:pPr>
        <w:pStyle w:val="ExampleIndent"/>
      </w:pPr>
      <w:r w:rsidRPr="000F6866">
        <w:t>fi</w:t>
      </w:r>
    </w:p>
    <w:p w14:paraId="790574D2" w14:textId="77777777" w:rsidR="00401A8F" w:rsidRPr="000F6866" w:rsidRDefault="00401A8F" w:rsidP="004E4BFF">
      <w:pPr>
        <w:pStyle w:val="ExampleIndent"/>
      </w:pPr>
    </w:p>
    <w:p w14:paraId="615FA21C" w14:textId="77777777" w:rsidR="00401A8F" w:rsidRPr="000F6866" w:rsidRDefault="00401A8F" w:rsidP="004E4BFF">
      <w:pPr>
        <w:pStyle w:val="ExampleIndent"/>
      </w:pPr>
      <w:r w:rsidRPr="000F6866">
        <w:t># User specific aliases and functions</w:t>
      </w:r>
    </w:p>
    <w:p w14:paraId="0FDE0E03" w14:textId="77777777" w:rsidR="00401A8F" w:rsidRDefault="00401A8F" w:rsidP="004E4BFF">
      <w:r>
        <w:t>Note the following about Dialogic additions:</w:t>
      </w:r>
    </w:p>
    <w:p w14:paraId="25C5B28F" w14:textId="77777777" w:rsidR="00C46A0B" w:rsidRDefault="00B813FB" w:rsidP="005E77D6">
      <w:pPr>
        <w:numPr>
          <w:ilvl w:val="0"/>
          <w:numId w:val="9"/>
        </w:numPr>
        <w:rPr>
          <w:lang w:eastAsia="x-none"/>
        </w:rPr>
      </w:pPr>
      <w:r>
        <w:rPr>
          <w:lang w:eastAsia="x-none"/>
        </w:rPr>
        <w:t>SAMPLE_PROPERTY_FILE points to the configuration properties file used by</w:t>
      </w:r>
      <w:r w:rsidR="008B62FB">
        <w:rPr>
          <w:lang w:eastAsia="x-none"/>
        </w:rPr>
        <w:t xml:space="preserve"> the Dialogic JSR 309</w:t>
      </w:r>
      <w:r>
        <w:rPr>
          <w:lang w:eastAsia="x-none"/>
        </w:rPr>
        <w:t xml:space="preserve"> verification demo. </w:t>
      </w:r>
    </w:p>
    <w:p w14:paraId="4621BAFE" w14:textId="3AEA0065" w:rsidR="00B813FB" w:rsidRDefault="00B813FB" w:rsidP="00C54146">
      <w:pPr>
        <w:pStyle w:val="Note"/>
        <w:ind w:left="720"/>
      </w:pPr>
      <w:r w:rsidRPr="00C54146">
        <w:rPr>
          <w:b/>
        </w:rPr>
        <w:t>Note</w:t>
      </w:r>
      <w:r w:rsidR="00C46A0B" w:rsidRPr="00C54146">
        <w:rPr>
          <w:b/>
        </w:rPr>
        <w:t>:</w:t>
      </w:r>
      <w:r w:rsidR="00401A8F">
        <w:t xml:space="preserve"> </w:t>
      </w:r>
      <w:r w:rsidR="00C46A0B">
        <w:t>T</w:t>
      </w:r>
      <w:r>
        <w:t xml:space="preserve">his will not </w:t>
      </w:r>
      <w:r w:rsidR="00C46A0B">
        <w:t xml:space="preserve">be </w:t>
      </w:r>
      <w:r>
        <w:t xml:space="preserve">needed if </w:t>
      </w:r>
      <w:r w:rsidR="00401A8F">
        <w:t xml:space="preserve">a </w:t>
      </w:r>
      <w:r>
        <w:t>custom application is being deployed.</w:t>
      </w:r>
    </w:p>
    <w:p w14:paraId="170F7F90" w14:textId="0CC33C11" w:rsidR="00D00817" w:rsidRDefault="00B813FB" w:rsidP="00B813FB">
      <w:pPr>
        <w:rPr>
          <w:lang w:eastAsia="x-none"/>
        </w:rPr>
      </w:pPr>
      <w:r>
        <w:rPr>
          <w:lang w:eastAsia="x-none"/>
        </w:rPr>
        <w:t xml:space="preserve">In order for </w:t>
      </w:r>
      <w:r w:rsidR="00401A8F">
        <w:rPr>
          <w:lang w:eastAsia="x-none"/>
        </w:rPr>
        <w:t xml:space="preserve">the </w:t>
      </w:r>
      <w:r>
        <w:rPr>
          <w:lang w:eastAsia="x-none"/>
        </w:rPr>
        <w:t>above changes to take effect</w:t>
      </w:r>
      <w:r w:rsidR="00401A8F">
        <w:rPr>
          <w:lang w:eastAsia="x-none"/>
        </w:rPr>
        <w:t>,</w:t>
      </w:r>
      <w:r>
        <w:rPr>
          <w:lang w:eastAsia="x-none"/>
        </w:rPr>
        <w:t xml:space="preserve"> a user either needs to log out and log back in or execute </w:t>
      </w:r>
      <w:r w:rsidR="00401A8F">
        <w:rPr>
          <w:lang w:eastAsia="x-none"/>
        </w:rPr>
        <w:t xml:space="preserve">the </w:t>
      </w:r>
      <w:r w:rsidR="002B0438">
        <w:rPr>
          <w:lang w:eastAsia="x-none"/>
        </w:rPr>
        <w:t>"</w:t>
      </w:r>
      <w:r>
        <w:rPr>
          <w:lang w:eastAsia="x-none"/>
        </w:rPr>
        <w:t>source</w:t>
      </w:r>
      <w:r w:rsidR="002B0438">
        <w:rPr>
          <w:lang w:eastAsia="x-none"/>
        </w:rPr>
        <w:t>"</w:t>
      </w:r>
      <w:r>
        <w:rPr>
          <w:lang w:eastAsia="x-none"/>
        </w:rPr>
        <w:t xml:space="preserve"> command </w:t>
      </w:r>
      <w:r w:rsidR="00401A8F">
        <w:rPr>
          <w:lang w:eastAsia="x-none"/>
        </w:rPr>
        <w:t xml:space="preserve">for </w:t>
      </w:r>
      <w:r>
        <w:rPr>
          <w:lang w:eastAsia="x-none"/>
        </w:rPr>
        <w:t>the modified .bashrc file:</w:t>
      </w:r>
    </w:p>
    <w:p w14:paraId="5ABBF255" w14:textId="77777777" w:rsidR="00401A8F" w:rsidRDefault="00401A8F" w:rsidP="004E4BFF">
      <w:pPr>
        <w:pStyle w:val="Example"/>
      </w:pPr>
      <w:r>
        <w:t>source /home/apachetomcat8/.bashrc</w:t>
      </w:r>
    </w:p>
    <w:p w14:paraId="489D7042" w14:textId="522481DB" w:rsidR="00203241" w:rsidRDefault="008735EE" w:rsidP="00401A8F">
      <w:pPr>
        <w:pStyle w:val="Heading4"/>
      </w:pPr>
      <w:bookmarkStart w:id="33" w:name="_Set_Up_and"/>
      <w:bookmarkEnd w:id="33"/>
      <w:r>
        <w:lastRenderedPageBreak/>
        <w:t>Set</w:t>
      </w:r>
      <w:r w:rsidR="00401A8F">
        <w:rPr>
          <w:lang w:val="en-US"/>
        </w:rPr>
        <w:t xml:space="preserve"> U</w:t>
      </w:r>
      <w:r w:rsidR="00401A8F">
        <w:t xml:space="preserve">p </w:t>
      </w:r>
      <w:r>
        <w:t xml:space="preserve">and </w:t>
      </w:r>
      <w:r w:rsidR="00401A8F">
        <w:rPr>
          <w:lang w:val="en-US"/>
        </w:rPr>
        <w:t>C</w:t>
      </w:r>
      <w:r w:rsidR="00401A8F">
        <w:t xml:space="preserve">onfigure </w:t>
      </w:r>
      <w:r w:rsidR="00401A8F">
        <w:rPr>
          <w:lang w:val="en-US"/>
        </w:rPr>
        <w:t>L</w:t>
      </w:r>
      <w:r w:rsidR="00401A8F">
        <w:t xml:space="preserve">ogging </w:t>
      </w:r>
      <w:r w:rsidR="00401A8F">
        <w:rPr>
          <w:lang w:val="en-US"/>
        </w:rPr>
        <w:t>F</w:t>
      </w:r>
      <w:r w:rsidR="00401A8F">
        <w:t>acility</w:t>
      </w:r>
    </w:p>
    <w:p w14:paraId="5AE86F9D" w14:textId="0AFB2935" w:rsidR="00154D80" w:rsidRDefault="00401A8F" w:rsidP="004E4BFF">
      <w:pPr>
        <w:keepNext/>
      </w:pPr>
      <w:r>
        <w:t>The l</w:t>
      </w:r>
      <w:r w:rsidR="00154D80">
        <w:t xml:space="preserve">og4j2 logging facility is implemented through </w:t>
      </w:r>
      <w:r w:rsidR="00D602BF">
        <w:t>five</w:t>
      </w:r>
      <w:r w:rsidR="00154D80">
        <w:t xml:space="preserve"> </w:t>
      </w:r>
      <w:r w:rsidR="00815467">
        <w:t>third-party</w:t>
      </w:r>
      <w:r w:rsidR="00154D80">
        <w:t xml:space="preserve"> log4j2 library files (</w:t>
      </w:r>
      <w:r w:rsidR="002453F4">
        <w:t>JAR</w:t>
      </w:r>
      <w:r w:rsidR="00154D80">
        <w:t xml:space="preserve"> files) </w:t>
      </w:r>
      <w:r>
        <w:t xml:space="preserve">that </w:t>
      </w:r>
      <w:r w:rsidR="00154D80">
        <w:t xml:space="preserve">need to be placed in the appropriate </w:t>
      </w:r>
      <w:r w:rsidR="005F7ABC">
        <w:t xml:space="preserve">platform lib </w:t>
      </w:r>
      <w:r w:rsidR="00154D80">
        <w:t>directory. From</w:t>
      </w:r>
      <w:r w:rsidR="008B62FB">
        <w:t xml:space="preserve"> the Dialogic JSR 309</w:t>
      </w:r>
      <w:r w:rsidR="00154D80">
        <w:t xml:space="preserve"> Connector d</w:t>
      </w:r>
      <w:r w:rsidR="008B2D0B">
        <w:t>istribution</w:t>
      </w:r>
      <w:r>
        <w:t>,</w:t>
      </w:r>
      <w:r w:rsidR="008B2D0B">
        <w:t xml:space="preserve"> copy the following </w:t>
      </w:r>
      <w:r>
        <w:t xml:space="preserve">five </w:t>
      </w:r>
      <w:r w:rsidR="002453F4">
        <w:t>JAR</w:t>
      </w:r>
      <w:r w:rsidR="00154D80">
        <w:t xml:space="preserve"> files</w:t>
      </w:r>
      <w:ins w:id="34" w:author="RomanLab" w:date="2016-04-04T08:59:00Z">
        <w:r w:rsidR="00AF51F6">
          <w:t xml:space="preserve"> (located in 3rdPartyLibs folder)</w:t>
        </w:r>
      </w:ins>
      <w:r w:rsidR="00154D80">
        <w:t>:</w:t>
      </w:r>
    </w:p>
    <w:p w14:paraId="4B3AB76D" w14:textId="77777777" w:rsidR="00401A8F" w:rsidRPr="004E4BFF" w:rsidRDefault="00401A8F" w:rsidP="005E77D6">
      <w:pPr>
        <w:pStyle w:val="ListParagraph"/>
        <w:keepNext/>
        <w:numPr>
          <w:ilvl w:val="0"/>
          <w:numId w:val="24"/>
        </w:numPr>
        <w:rPr>
          <w:rFonts w:cs="Lucida Console"/>
          <w:i/>
        </w:rPr>
      </w:pPr>
      <w:r w:rsidRPr="004E4BFF">
        <w:rPr>
          <w:rFonts w:cs="Lucida Console"/>
          <w:i/>
        </w:rPr>
        <w:t>log4j-api-2.2.jar</w:t>
      </w:r>
    </w:p>
    <w:p w14:paraId="269BBB86" w14:textId="77777777" w:rsidR="00401A8F" w:rsidRPr="004E4BFF" w:rsidRDefault="00401A8F" w:rsidP="005E77D6">
      <w:pPr>
        <w:pStyle w:val="ListParagraph"/>
        <w:keepNext/>
        <w:numPr>
          <w:ilvl w:val="0"/>
          <w:numId w:val="24"/>
        </w:numPr>
        <w:rPr>
          <w:i/>
          <w:lang w:eastAsia="x-none"/>
        </w:rPr>
      </w:pPr>
      <w:r w:rsidRPr="004E4BFF">
        <w:rPr>
          <w:i/>
          <w:lang w:eastAsia="x-none"/>
        </w:rPr>
        <w:t>log4j-core-2.2.jar</w:t>
      </w:r>
      <w:bookmarkStart w:id="35" w:name="_GoBack"/>
      <w:bookmarkEnd w:id="35"/>
    </w:p>
    <w:p w14:paraId="3F75BEE0" w14:textId="77777777" w:rsidR="00401A8F" w:rsidRPr="004E4BFF" w:rsidRDefault="00401A8F" w:rsidP="005E77D6">
      <w:pPr>
        <w:pStyle w:val="ListParagraph"/>
        <w:numPr>
          <w:ilvl w:val="0"/>
          <w:numId w:val="24"/>
        </w:numPr>
        <w:rPr>
          <w:i/>
          <w:lang w:eastAsia="x-none"/>
        </w:rPr>
      </w:pPr>
      <w:r w:rsidRPr="004E4BFF">
        <w:rPr>
          <w:i/>
          <w:lang w:eastAsia="x-none"/>
        </w:rPr>
        <w:t>log4j-slf4j-impl-2.2.jar</w:t>
      </w:r>
    </w:p>
    <w:p w14:paraId="23285DE2" w14:textId="77777777" w:rsidR="00401A8F" w:rsidRPr="004E4BFF" w:rsidRDefault="00401A8F" w:rsidP="005E77D6">
      <w:pPr>
        <w:pStyle w:val="ListParagraph"/>
        <w:numPr>
          <w:ilvl w:val="0"/>
          <w:numId w:val="24"/>
        </w:numPr>
        <w:rPr>
          <w:i/>
          <w:lang w:eastAsia="x-none"/>
        </w:rPr>
      </w:pPr>
      <w:r w:rsidRPr="004E4BFF">
        <w:rPr>
          <w:i/>
          <w:lang w:eastAsia="x-none"/>
        </w:rPr>
        <w:t>slf4j-api-1.7.5.jar</w:t>
      </w:r>
    </w:p>
    <w:p w14:paraId="5EA67E04" w14:textId="77777777" w:rsidR="00401A8F" w:rsidRPr="004E4BFF" w:rsidRDefault="00401A8F" w:rsidP="005E77D6">
      <w:pPr>
        <w:pStyle w:val="ListParagraph"/>
        <w:numPr>
          <w:ilvl w:val="0"/>
          <w:numId w:val="24"/>
        </w:numPr>
        <w:rPr>
          <w:i/>
        </w:rPr>
      </w:pPr>
      <w:r w:rsidRPr="004E4BFF">
        <w:rPr>
          <w:i/>
        </w:rPr>
        <w:t>org.osgi-3.0.0.jar</w:t>
      </w:r>
    </w:p>
    <w:p w14:paraId="220EB97F" w14:textId="385924C8" w:rsidR="00154D80" w:rsidRDefault="00401A8F" w:rsidP="00401A8F">
      <w:r>
        <w:t>Place the five JAR files in the platform</w:t>
      </w:r>
      <w:r w:rsidR="00790D59">
        <w:t xml:space="preserve"> specific</w:t>
      </w:r>
      <w:r w:rsidR="00154D80">
        <w:t xml:space="preserve"> lib folder:</w:t>
      </w:r>
    </w:p>
    <w:p w14:paraId="2B408B07" w14:textId="77777777" w:rsidR="00401A8F" w:rsidRDefault="00401A8F" w:rsidP="004E4BFF">
      <w:pPr>
        <w:pStyle w:val="Example"/>
        <w:rPr>
          <w:lang w:eastAsia="x-none"/>
        </w:rPr>
      </w:pPr>
      <w:r>
        <w:t>${CATALINA_HOME}/lib</w:t>
      </w:r>
    </w:p>
    <w:p w14:paraId="50ED2D8C" w14:textId="77777777" w:rsidR="005F7ABC" w:rsidRDefault="005F7ABC" w:rsidP="0070444F">
      <w:pPr>
        <w:rPr>
          <w:lang w:eastAsia="x-none"/>
        </w:rPr>
      </w:pPr>
      <w:r>
        <w:rPr>
          <w:lang w:eastAsia="x-none"/>
        </w:rPr>
        <w:t>Now, e</w:t>
      </w:r>
      <w:r w:rsidR="0070444F">
        <w:rPr>
          <w:lang w:eastAsia="x-none"/>
        </w:rPr>
        <w:t xml:space="preserve">dit </w:t>
      </w:r>
      <w:r w:rsidR="00FE79C8" w:rsidRPr="0098797F">
        <w:rPr>
          <w:i/>
          <w:lang w:eastAsia="x-none"/>
        </w:rPr>
        <w:t>catalina.sh</w:t>
      </w:r>
      <w:r w:rsidR="0070444F">
        <w:rPr>
          <w:lang w:eastAsia="x-none"/>
        </w:rPr>
        <w:t xml:space="preserve"> file located in</w:t>
      </w:r>
      <w:r>
        <w:rPr>
          <w:lang w:eastAsia="x-none"/>
        </w:rPr>
        <w:t xml:space="preserve"> located in:</w:t>
      </w:r>
    </w:p>
    <w:p w14:paraId="4BBF39EE" w14:textId="77777777" w:rsidR="00401A8F" w:rsidRDefault="00401A8F" w:rsidP="004E4BFF">
      <w:pPr>
        <w:pStyle w:val="Example"/>
        <w:rPr>
          <w:lang w:eastAsia="x-none"/>
        </w:rPr>
      </w:pPr>
      <w:r>
        <w:t>${CATALINA_HOME}/bin/catalina.sh</w:t>
      </w:r>
    </w:p>
    <w:p w14:paraId="36621101" w14:textId="3E1DEE4B" w:rsidR="00401A8F" w:rsidRDefault="00401A8F" w:rsidP="00401A8F">
      <w:pPr>
        <w:rPr>
          <w:lang w:eastAsia="x-none"/>
        </w:rPr>
      </w:pPr>
      <w:r>
        <w:rPr>
          <w:lang w:eastAsia="x-none"/>
        </w:rPr>
        <w:t>Add the following line</w:t>
      </w:r>
      <w:r w:rsidR="00C46A0B">
        <w:rPr>
          <w:lang w:eastAsia="x-none"/>
        </w:rPr>
        <w:t>s</w:t>
      </w:r>
      <w:r>
        <w:rPr>
          <w:lang w:eastAsia="x-none"/>
        </w:rPr>
        <w:t xml:space="preserve"> exactly </w:t>
      </w:r>
      <w:r w:rsidR="00C46A0B">
        <w:rPr>
          <w:lang w:eastAsia="x-none"/>
        </w:rPr>
        <w:t xml:space="preserve">located </w:t>
      </w:r>
      <w:r>
        <w:rPr>
          <w:lang w:eastAsia="x-none"/>
        </w:rPr>
        <w:t>as shown below:</w:t>
      </w:r>
    </w:p>
    <w:p w14:paraId="5169225E" w14:textId="77777777" w:rsidR="00401A8F" w:rsidRPr="00B95498" w:rsidRDefault="00401A8F" w:rsidP="004E4BFF">
      <w:pPr>
        <w:pStyle w:val="Example"/>
      </w:pPr>
      <w:r w:rsidRPr="00B95498">
        <w:t># Uncomment the following line to make the umask available when using the</w:t>
      </w:r>
    </w:p>
    <w:p w14:paraId="49584976" w14:textId="77777777" w:rsidR="00401A8F" w:rsidRPr="00B95498" w:rsidRDefault="00401A8F" w:rsidP="004E4BFF">
      <w:pPr>
        <w:pStyle w:val="Example"/>
      </w:pPr>
      <w:r w:rsidRPr="00B95498">
        <w:t># org.apache.catalina.security.SecurityListener</w:t>
      </w:r>
    </w:p>
    <w:p w14:paraId="5B07217C" w14:textId="20A56B93" w:rsidR="00401A8F" w:rsidRPr="00B95498" w:rsidRDefault="00401A8F" w:rsidP="004E4BFF">
      <w:pPr>
        <w:pStyle w:val="Example"/>
      </w:pPr>
      <w:r w:rsidRPr="00B95498">
        <w:t>#JAVA_OPTS=</w:t>
      </w:r>
      <w:r w:rsidR="002B0438">
        <w:t>"</w:t>
      </w:r>
      <w:r w:rsidRPr="00B95498">
        <w:t>$JAVA_OPTS -Dorg.apache.catalina.security.SecurityListener.UMASK=`umask`</w:t>
      </w:r>
      <w:r w:rsidR="002B0438">
        <w:t>"</w:t>
      </w:r>
    </w:p>
    <w:p w14:paraId="3B9C8849" w14:textId="77777777" w:rsidR="00401A8F" w:rsidRPr="00B95498" w:rsidRDefault="00401A8F" w:rsidP="004E4BFF">
      <w:pPr>
        <w:pStyle w:val="Example"/>
      </w:pPr>
    </w:p>
    <w:p w14:paraId="7F25241E" w14:textId="77777777" w:rsidR="00401A8F" w:rsidRPr="0098797F" w:rsidRDefault="00401A8F" w:rsidP="004E4BFF">
      <w:pPr>
        <w:pStyle w:val="Example"/>
        <w:rPr>
          <w:b/>
          <w:color w:val="FF0000"/>
        </w:rPr>
      </w:pPr>
      <w:r w:rsidRPr="0098797F">
        <w:rPr>
          <w:b/>
          <w:color w:val="FF0000"/>
        </w:rPr>
        <w:t>### Dialogic additions</w:t>
      </w:r>
    </w:p>
    <w:p w14:paraId="4EE79DAA" w14:textId="36817051" w:rsidR="00401A8F" w:rsidRPr="0098797F" w:rsidRDefault="00401A8F" w:rsidP="004E4BFF">
      <w:pPr>
        <w:pStyle w:val="Example"/>
        <w:rPr>
          <w:b/>
          <w:color w:val="FF0000"/>
        </w:rPr>
      </w:pPr>
      <w:r w:rsidRPr="0098797F">
        <w:rPr>
          <w:b/>
          <w:color w:val="FF0000"/>
        </w:rPr>
        <w:t>JAVA_OPTS=</w:t>
      </w:r>
      <w:r w:rsidR="002B0438">
        <w:rPr>
          <w:b/>
          <w:color w:val="FF0000"/>
        </w:rPr>
        <w:t>"</w:t>
      </w:r>
      <w:r w:rsidRPr="0098797F">
        <w:rPr>
          <w:b/>
          <w:color w:val="FF0000"/>
        </w:rPr>
        <w:t>$JAVA_OPTS -Dlog4j.configurationFile=${CATALINA_HOME}/conf/Dialogic/log4j2.xml</w:t>
      </w:r>
      <w:r w:rsidR="002B0438">
        <w:rPr>
          <w:b/>
          <w:color w:val="FF0000"/>
        </w:rPr>
        <w:t>"</w:t>
      </w:r>
    </w:p>
    <w:p w14:paraId="26986BE2" w14:textId="77777777" w:rsidR="00401A8F" w:rsidRDefault="00401A8F" w:rsidP="004E4BFF">
      <w:pPr>
        <w:pStyle w:val="Example"/>
        <w:rPr>
          <w:b/>
          <w:color w:val="FF0000"/>
        </w:rPr>
      </w:pPr>
      <w:r w:rsidRPr="0098797F">
        <w:rPr>
          <w:b/>
          <w:color w:val="FF0000"/>
        </w:rPr>
        <w:t>### END – Dialogic additions</w:t>
      </w:r>
    </w:p>
    <w:p w14:paraId="406F90DF" w14:textId="77777777" w:rsidR="00401A8F" w:rsidRPr="0098797F" w:rsidRDefault="00401A8F" w:rsidP="004E4BFF">
      <w:pPr>
        <w:pStyle w:val="Example"/>
        <w:rPr>
          <w:b/>
          <w:color w:val="FF0000"/>
        </w:rPr>
      </w:pPr>
    </w:p>
    <w:p w14:paraId="131597B3" w14:textId="77777777" w:rsidR="00401A8F" w:rsidRPr="00B95498" w:rsidRDefault="00401A8F" w:rsidP="004E4BFF">
      <w:pPr>
        <w:pStyle w:val="Example"/>
      </w:pPr>
      <w:r w:rsidRPr="00B95498">
        <w:t># ----- Execute The Requested Command -----------------------------------------</w:t>
      </w:r>
    </w:p>
    <w:p w14:paraId="73DCE4B4" w14:textId="696131A2" w:rsidR="0070444F" w:rsidRDefault="00401A8F" w:rsidP="0070444F">
      <w:pPr>
        <w:rPr>
          <w:lang w:eastAsia="x-none"/>
        </w:rPr>
      </w:pPr>
      <w:r>
        <w:rPr>
          <w:lang w:eastAsia="x-none"/>
        </w:rPr>
        <w:t>F</w:t>
      </w:r>
      <w:r w:rsidR="0070444F">
        <w:rPr>
          <w:lang w:eastAsia="x-none"/>
        </w:rPr>
        <w:t>rom the distribution folder</w:t>
      </w:r>
      <w:r>
        <w:rPr>
          <w:lang w:eastAsia="x-none"/>
        </w:rPr>
        <w:t xml:space="preserve">, </w:t>
      </w:r>
      <w:r w:rsidR="0070444F">
        <w:rPr>
          <w:lang w:eastAsia="x-none"/>
        </w:rPr>
        <w:t xml:space="preserve">copy </w:t>
      </w:r>
      <w:r w:rsidR="0070444F" w:rsidRPr="004E4BFF">
        <w:rPr>
          <w:i/>
          <w:lang w:eastAsia="x-none"/>
        </w:rPr>
        <w:t>log4j2.xml</w:t>
      </w:r>
      <w:r w:rsidR="0070444F">
        <w:rPr>
          <w:lang w:eastAsia="x-none"/>
        </w:rPr>
        <w:t xml:space="preserve"> into the following platform directory:</w:t>
      </w:r>
    </w:p>
    <w:p w14:paraId="7920E47E" w14:textId="1EBE919E" w:rsidR="00401A8F" w:rsidRDefault="00401A8F" w:rsidP="004E4BFF">
      <w:pPr>
        <w:pStyle w:val="Example"/>
        <w:rPr>
          <w:lang w:eastAsia="x-none"/>
        </w:rPr>
      </w:pPr>
      <w:r>
        <w:t>${CATALINA_HOME}/conf/Dialogic/log4j2.xml</w:t>
      </w:r>
      <w:r w:rsidR="002B0438">
        <w:t>"</w:t>
      </w:r>
    </w:p>
    <w:p w14:paraId="51783945" w14:textId="65B3299C" w:rsidR="00401A8F" w:rsidRDefault="00401A8F" w:rsidP="00401A8F">
      <w:pPr>
        <w:pStyle w:val="Note"/>
      </w:pPr>
      <w:r w:rsidRPr="00BC5CA4">
        <w:rPr>
          <w:b/>
        </w:rPr>
        <w:t>Note:</w:t>
      </w:r>
      <w:r>
        <w:t xml:space="preserve"> A </w:t>
      </w:r>
      <w:r w:rsidR="002B0438">
        <w:t>"</w:t>
      </w:r>
      <w:r>
        <w:t>Dialogic</w:t>
      </w:r>
      <w:r w:rsidR="002B0438">
        <w:t>"</w:t>
      </w:r>
      <w:r>
        <w:t xml:space="preserve"> directory will need to be created if it does not already exist.</w:t>
      </w:r>
    </w:p>
    <w:p w14:paraId="5ABDDEE1" w14:textId="77777777" w:rsidR="00401A8F" w:rsidRDefault="00401A8F" w:rsidP="00401A8F">
      <w:r>
        <w:t>Note the following about the logging facility:</w:t>
      </w:r>
    </w:p>
    <w:p w14:paraId="411C3BC6" w14:textId="77777777" w:rsidR="00401A8F" w:rsidRDefault="00401A8F" w:rsidP="005E77D6">
      <w:pPr>
        <w:keepNext/>
        <w:numPr>
          <w:ilvl w:val="0"/>
          <w:numId w:val="10"/>
        </w:numPr>
        <w:ind w:left="720"/>
        <w:rPr>
          <w:lang w:eastAsia="x-none"/>
        </w:rPr>
      </w:pPr>
      <w:r>
        <w:rPr>
          <w:lang w:eastAsia="x-none"/>
        </w:rPr>
        <w:t xml:space="preserve">Due to a known </w:t>
      </w:r>
      <w:r w:rsidRPr="00E95FDA">
        <w:rPr>
          <w:lang w:eastAsia="x-none"/>
        </w:rPr>
        <w:t xml:space="preserve">Log4j </w:t>
      </w:r>
      <w:r>
        <w:rPr>
          <w:lang w:eastAsia="x-none"/>
        </w:rPr>
        <w:t xml:space="preserve">version 1 </w:t>
      </w:r>
      <w:r w:rsidRPr="00E95FDA">
        <w:rPr>
          <w:lang w:eastAsia="x-none"/>
        </w:rPr>
        <w:t>Thread Deadlock</w:t>
      </w:r>
      <w:r>
        <w:rPr>
          <w:lang w:eastAsia="x-none"/>
        </w:rPr>
        <w:t xml:space="preserve"> issue, the Dialogic JSR 309 Connector has been built using log4j2 (version 2). Modification of a platform startup script is required to configure the log4j2 logging facility and to define a reference to its configuration .xml file.</w:t>
      </w:r>
    </w:p>
    <w:p w14:paraId="732DF331" w14:textId="77777777" w:rsidR="00401A8F" w:rsidRDefault="00401A8F" w:rsidP="005E77D6">
      <w:pPr>
        <w:keepNext/>
        <w:numPr>
          <w:ilvl w:val="0"/>
          <w:numId w:val="10"/>
        </w:numPr>
        <w:ind w:left="720"/>
        <w:rPr>
          <w:lang w:eastAsia="x-none"/>
        </w:rPr>
      </w:pPr>
      <w:r>
        <w:rPr>
          <w:lang w:eastAsia="x-none"/>
        </w:rPr>
        <w:t xml:space="preserve">The </w:t>
      </w:r>
      <w:r w:rsidRPr="00BC5CA4">
        <w:rPr>
          <w:i/>
          <w:lang w:eastAsia="x-none"/>
        </w:rPr>
        <w:t>Dialogic.log</w:t>
      </w:r>
      <w:r>
        <w:rPr>
          <w:lang w:eastAsia="x-none"/>
        </w:rPr>
        <w:t xml:space="preserve"> file, when generated, is found here:</w:t>
      </w:r>
    </w:p>
    <w:p w14:paraId="3E27DA12" w14:textId="2550231C" w:rsidR="00401A8F" w:rsidRPr="00CF31B9" w:rsidRDefault="00401A8F" w:rsidP="004E4BFF">
      <w:pPr>
        <w:pStyle w:val="ExampleIndent"/>
        <w:rPr>
          <w:lang w:eastAsia="x-none"/>
        </w:rPr>
      </w:pPr>
      <w:r w:rsidRPr="00401A8F">
        <w:t>${CATALINA_HOME}/logs/Dialogic.log</w:t>
      </w:r>
      <w:r w:rsidR="002B0438">
        <w:t>"</w:t>
      </w:r>
    </w:p>
    <w:p w14:paraId="68F1569A" w14:textId="77777777" w:rsidR="00401A8F" w:rsidRDefault="00401A8F" w:rsidP="005E77D6">
      <w:pPr>
        <w:pStyle w:val="ListParagraph"/>
        <w:numPr>
          <w:ilvl w:val="0"/>
          <w:numId w:val="25"/>
        </w:numPr>
      </w:pPr>
      <w:r>
        <w:t xml:space="preserve">Default logging configuration is set to ERROR. Configuration file, </w:t>
      </w:r>
      <w:r w:rsidRPr="004E0968">
        <w:rPr>
          <w:i/>
        </w:rPr>
        <w:t>Log4j2.xml</w:t>
      </w:r>
      <w:r>
        <w:rPr>
          <w:i/>
        </w:rPr>
        <w:t>,</w:t>
      </w:r>
      <w:r>
        <w:t xml:space="preserve"> can be edited if one wishes to change the logging levels.</w:t>
      </w:r>
    </w:p>
    <w:p w14:paraId="62D41BCC" w14:textId="77777777" w:rsidR="00401A8F" w:rsidRDefault="00401A8F" w:rsidP="00401A8F">
      <w:pPr>
        <w:pStyle w:val="Note"/>
      </w:pPr>
      <w:r w:rsidRPr="00BC5CA4">
        <w:rPr>
          <w:b/>
        </w:rPr>
        <w:t>Note:</w:t>
      </w:r>
      <w:r>
        <w:rPr>
          <w:b/>
        </w:rPr>
        <w:t xml:space="preserve"> </w:t>
      </w:r>
      <w:r>
        <w:t xml:space="preserve">The </w:t>
      </w:r>
      <w:r w:rsidRPr="00BC5CA4">
        <w:rPr>
          <w:i/>
        </w:rPr>
        <w:t>log4j2.xml</w:t>
      </w:r>
      <w:r>
        <w:t xml:space="preserve"> file changes go into effect automatically as governed by the configuration parameter in the </w:t>
      </w:r>
      <w:r w:rsidRPr="00BC5CA4">
        <w:rPr>
          <w:i/>
        </w:rPr>
        <w:t>log4j2.xml</w:t>
      </w:r>
      <w:r>
        <w:t xml:space="preserve"> file. Details of </w:t>
      </w:r>
      <w:r w:rsidRPr="00BC5CA4">
        <w:rPr>
          <w:i/>
        </w:rPr>
        <w:t>log4j2.xml</w:t>
      </w:r>
      <w:r>
        <w:t xml:space="preserve"> as provided can be found in the Troubleshooting section under Logging. </w:t>
      </w:r>
    </w:p>
    <w:p w14:paraId="2978C488" w14:textId="26C184FA" w:rsidR="004F79E3" w:rsidRDefault="004F79E3" w:rsidP="00263604">
      <w:pPr>
        <w:pStyle w:val="Heading2"/>
      </w:pPr>
      <w:bookmarkStart w:id="36" w:name="_Deploying_the_Verification"/>
      <w:bookmarkStart w:id="37" w:name="_Toc440642985"/>
      <w:bookmarkStart w:id="38" w:name="_Toc446324841"/>
      <w:bookmarkStart w:id="39" w:name="_Toc391386966"/>
      <w:bookmarkEnd w:id="36"/>
      <w:r>
        <w:lastRenderedPageBreak/>
        <w:t>Deploy</w:t>
      </w:r>
      <w:r w:rsidR="00BB1593">
        <w:rPr>
          <w:lang w:val="en-US"/>
        </w:rPr>
        <w:t>ing</w:t>
      </w:r>
      <w:r>
        <w:t xml:space="preserve"> </w:t>
      </w:r>
      <w:r>
        <w:rPr>
          <w:lang w:val="en-US"/>
        </w:rPr>
        <w:t xml:space="preserve">the </w:t>
      </w:r>
      <w:r>
        <w:t xml:space="preserve">Verification Application </w:t>
      </w:r>
      <w:r>
        <w:rPr>
          <w:lang w:val="en-US"/>
        </w:rPr>
        <w:t>U</w:t>
      </w:r>
      <w:r>
        <w:t xml:space="preserve">sing </w:t>
      </w:r>
      <w:r>
        <w:rPr>
          <w:lang w:val="en-US"/>
        </w:rPr>
        <w:t xml:space="preserve">the </w:t>
      </w:r>
      <w:r>
        <w:t xml:space="preserve">Dialogic JSR 309 </w:t>
      </w:r>
      <w:bookmarkEnd w:id="37"/>
      <w:r>
        <w:rPr>
          <w:lang w:val="en-US"/>
        </w:rPr>
        <w:t>C</w:t>
      </w:r>
      <w:r>
        <w:t>onnector</w:t>
      </w:r>
      <w:bookmarkEnd w:id="38"/>
    </w:p>
    <w:p w14:paraId="000CA295" w14:textId="77777777" w:rsidR="004F79E3" w:rsidRDefault="004F79E3" w:rsidP="004F79E3">
      <w:pPr>
        <w:keepNext/>
        <w:rPr>
          <w:lang w:eastAsia="x-none"/>
        </w:rPr>
      </w:pPr>
      <w:r>
        <w:rPr>
          <w:lang w:eastAsia="x-none"/>
        </w:rPr>
        <w:t>The Dialogic JSR 309 Verification Application, like any other application that wants to use J2EE Media Server Control (JSR 309) API, needs to do the following:</w:t>
      </w:r>
    </w:p>
    <w:p w14:paraId="7FC5EA4B" w14:textId="77777777" w:rsidR="004F79E3" w:rsidRDefault="004F79E3" w:rsidP="005E77D6">
      <w:pPr>
        <w:keepNext/>
        <w:numPr>
          <w:ilvl w:val="0"/>
          <w:numId w:val="26"/>
        </w:numPr>
        <w:rPr>
          <w:lang w:eastAsia="x-none"/>
        </w:rPr>
      </w:pPr>
      <w:r>
        <w:rPr>
          <w:lang w:eastAsia="x-none"/>
        </w:rPr>
        <w:t>Take specific steps to correctly initialize itself for the J2EE platform to correctly deploy it.</w:t>
      </w:r>
    </w:p>
    <w:p w14:paraId="66BA39FA" w14:textId="77777777" w:rsidR="004F79E3" w:rsidRDefault="004F79E3" w:rsidP="005E77D6">
      <w:pPr>
        <w:numPr>
          <w:ilvl w:val="0"/>
          <w:numId w:val="26"/>
        </w:numPr>
        <w:rPr>
          <w:lang w:eastAsia="x-none"/>
        </w:rPr>
      </w:pPr>
      <w:r>
        <w:rPr>
          <w:lang w:eastAsia="x-none"/>
        </w:rPr>
        <w:t>Take specific steps to correctly initialize the Dialogic JSR 309 Connector for its use.</w:t>
      </w:r>
    </w:p>
    <w:p w14:paraId="4CB11113" w14:textId="522D4F3E" w:rsidR="003535E2" w:rsidRDefault="004F79E3" w:rsidP="004E4BFF">
      <w:pPr>
        <w:pStyle w:val="Note"/>
        <w:ind w:left="720"/>
      </w:pPr>
      <w:r w:rsidRPr="004E0968">
        <w:rPr>
          <w:b/>
        </w:rPr>
        <w:t>Note:</w:t>
      </w:r>
      <w:r>
        <w:t xml:space="preserve"> For further details on the application architecture refer to</w:t>
      </w:r>
      <w:r w:rsidR="003535E2">
        <w:t xml:space="preserve"> </w:t>
      </w:r>
      <w:hyperlink w:anchor="test_servlets_htm" w:history="1">
        <w:r w:rsidR="003535E2" w:rsidRPr="00A57DDE">
          <w:rPr>
            <w:rStyle w:val="Hyperlink"/>
            <w:lang w:eastAsia="x-none"/>
          </w:rPr>
          <w:t>Dialogic JSR 309 Verification Application</w:t>
        </w:r>
      </w:hyperlink>
      <w:r w:rsidR="003535E2">
        <w:t>.</w:t>
      </w:r>
    </w:p>
    <w:p w14:paraId="1CA71D57" w14:textId="3E82FF32" w:rsidR="009C6809" w:rsidRDefault="009C6809" w:rsidP="009C6809">
      <w:pPr>
        <w:rPr>
          <w:lang w:eastAsia="x-none"/>
        </w:rPr>
      </w:pPr>
      <w:r>
        <w:rPr>
          <w:lang w:eastAsia="x-none"/>
        </w:rPr>
        <w:t>The following steps are necessary to deploy the Dialogic JSR 309 Verification Application:</w:t>
      </w:r>
    </w:p>
    <w:p w14:paraId="74DAB46F" w14:textId="77777777" w:rsidR="009C6809" w:rsidRDefault="009C6809" w:rsidP="005E77D6">
      <w:pPr>
        <w:numPr>
          <w:ilvl w:val="0"/>
          <w:numId w:val="12"/>
        </w:numPr>
        <w:rPr>
          <w:lang w:eastAsia="x-none"/>
        </w:rPr>
      </w:pPr>
      <w:r>
        <w:rPr>
          <w:lang w:eastAsia="x-none"/>
        </w:rPr>
        <w:t xml:space="preserve">Configure </w:t>
      </w:r>
      <w:r w:rsidRPr="004E4BFF">
        <w:rPr>
          <w:i/>
          <w:lang w:eastAsia="x-none"/>
        </w:rPr>
        <w:t>dlgc_sample_demo.properties</w:t>
      </w:r>
      <w:r>
        <w:rPr>
          <w:lang w:eastAsia="x-none"/>
        </w:rPr>
        <w:t xml:space="preserve"> file</w:t>
      </w:r>
    </w:p>
    <w:p w14:paraId="0549009D" w14:textId="77777777" w:rsidR="009C6809" w:rsidRDefault="009C6809" w:rsidP="005E77D6">
      <w:pPr>
        <w:numPr>
          <w:ilvl w:val="0"/>
          <w:numId w:val="12"/>
        </w:numPr>
        <w:rPr>
          <w:lang w:eastAsia="x-none"/>
        </w:rPr>
      </w:pPr>
      <w:r>
        <w:rPr>
          <w:lang w:eastAsia="x-none"/>
        </w:rPr>
        <w:t>Copy all JAVA library (JAR) files</w:t>
      </w:r>
    </w:p>
    <w:p w14:paraId="5CA93BDC" w14:textId="77777777" w:rsidR="009C6809" w:rsidRDefault="009C6809" w:rsidP="005E77D6">
      <w:pPr>
        <w:numPr>
          <w:ilvl w:val="0"/>
          <w:numId w:val="12"/>
        </w:numPr>
        <w:rPr>
          <w:lang w:eastAsia="x-none"/>
        </w:rPr>
      </w:pPr>
      <w:r>
        <w:rPr>
          <w:lang w:eastAsia="x-none"/>
        </w:rPr>
        <w:t>Deploy the Dialogic JSR 309 Verification Application</w:t>
      </w:r>
    </w:p>
    <w:p w14:paraId="636A42EF" w14:textId="77777777" w:rsidR="009C6809" w:rsidRDefault="009C6809" w:rsidP="005E77D6">
      <w:pPr>
        <w:numPr>
          <w:ilvl w:val="0"/>
          <w:numId w:val="12"/>
        </w:numPr>
        <w:rPr>
          <w:lang w:eastAsia="x-none"/>
        </w:rPr>
      </w:pPr>
      <w:r>
        <w:rPr>
          <w:lang w:eastAsia="x-none"/>
        </w:rPr>
        <w:t>Run the Dialogic JSR 309 Verification Application</w:t>
      </w:r>
    </w:p>
    <w:p w14:paraId="594AB522" w14:textId="2CCCC687" w:rsidR="00933DB6" w:rsidRDefault="00933DB6" w:rsidP="00263604">
      <w:pPr>
        <w:pStyle w:val="Heading3"/>
      </w:pPr>
      <w:bookmarkStart w:id="40" w:name="_Toc446324842"/>
      <w:r>
        <w:t xml:space="preserve">Configure </w:t>
      </w:r>
      <w:r w:rsidR="00B73F18">
        <w:rPr>
          <w:lang w:val="en-US"/>
        </w:rPr>
        <w:t xml:space="preserve">the </w:t>
      </w:r>
      <w:r>
        <w:t xml:space="preserve">dlgc_sample_demo.properties </w:t>
      </w:r>
      <w:r w:rsidR="00B73F18">
        <w:rPr>
          <w:lang w:val="en-US"/>
        </w:rPr>
        <w:t>F</w:t>
      </w:r>
      <w:r w:rsidR="00B73F18">
        <w:t>ile</w:t>
      </w:r>
      <w:bookmarkEnd w:id="40"/>
    </w:p>
    <w:p w14:paraId="2213B032" w14:textId="7940E227" w:rsidR="00933DB6" w:rsidRDefault="00933DB6" w:rsidP="00933DB6">
      <w:pPr>
        <w:rPr>
          <w:lang w:eastAsia="x-none"/>
        </w:rPr>
      </w:pPr>
      <w:r>
        <w:rPr>
          <w:lang w:eastAsia="x-none"/>
        </w:rPr>
        <w:t>From the distribution</w:t>
      </w:r>
      <w:r w:rsidR="00086FDB">
        <w:rPr>
          <w:lang w:eastAsia="x-none"/>
        </w:rPr>
        <w:t xml:space="preserve"> folder,</w:t>
      </w:r>
      <w:r>
        <w:rPr>
          <w:lang w:eastAsia="x-none"/>
        </w:rPr>
        <w:t xml:space="preserve"> copy </w:t>
      </w:r>
      <w:r w:rsidRPr="004E4BFF">
        <w:rPr>
          <w:i/>
          <w:lang w:eastAsia="x-none"/>
        </w:rPr>
        <w:t>dlgc_sample_demo.properties</w:t>
      </w:r>
      <w:r>
        <w:rPr>
          <w:lang w:eastAsia="x-none"/>
        </w:rPr>
        <w:t xml:space="preserve"> file and place it in the following directory:</w:t>
      </w:r>
    </w:p>
    <w:p w14:paraId="5A1EB128" w14:textId="0E5FB00F" w:rsidR="00086FDB" w:rsidRPr="00CF31B9" w:rsidRDefault="00086FDB" w:rsidP="004E4BFF">
      <w:pPr>
        <w:pStyle w:val="Example"/>
        <w:rPr>
          <w:lang w:eastAsia="x-none"/>
        </w:rPr>
      </w:pPr>
      <w:r>
        <w:t>${CATALINA</w:t>
      </w:r>
      <w:r w:rsidRPr="00CF31B9">
        <w:t>_HOME}/conf/Dialogic</w:t>
      </w:r>
      <w:r w:rsidR="002B0438">
        <w:t>"</w:t>
      </w:r>
    </w:p>
    <w:p w14:paraId="4087C705" w14:textId="64A43AE4" w:rsidR="00086FDB" w:rsidRDefault="00086FDB" w:rsidP="00086FDB">
      <w:pPr>
        <w:pStyle w:val="Note"/>
      </w:pPr>
      <w:r w:rsidRPr="004E0968">
        <w:rPr>
          <w:b/>
        </w:rPr>
        <w:t>Note:</w:t>
      </w:r>
      <w:r>
        <w:t xml:space="preserve"> The </w:t>
      </w:r>
      <w:r w:rsidR="002B0438">
        <w:t>"</w:t>
      </w:r>
      <w:r>
        <w:t>Dialogic</w:t>
      </w:r>
      <w:r w:rsidR="002B0438">
        <w:t>"</w:t>
      </w:r>
      <w:r>
        <w:t xml:space="preserve"> directory should already exist and contain the </w:t>
      </w:r>
      <w:r w:rsidRPr="004E0968">
        <w:rPr>
          <w:i/>
        </w:rPr>
        <w:t>log4j2.xml</w:t>
      </w:r>
      <w:r>
        <w:t xml:space="preserve"> file.</w:t>
      </w:r>
    </w:p>
    <w:p w14:paraId="0E25DFB9" w14:textId="3F65A9B5" w:rsidR="00933DB6" w:rsidRDefault="00933DB6" w:rsidP="00933DB6">
      <w:pPr>
        <w:rPr>
          <w:lang w:eastAsia="x-none"/>
        </w:rPr>
      </w:pPr>
      <w:r>
        <w:rPr>
          <w:lang w:eastAsia="x-none"/>
        </w:rPr>
        <w:t>From the platform’s Dialogic directory</w:t>
      </w:r>
      <w:r w:rsidR="00086FDB">
        <w:rPr>
          <w:lang w:eastAsia="x-none"/>
        </w:rPr>
        <w:t>,</w:t>
      </w:r>
      <w:r>
        <w:rPr>
          <w:lang w:eastAsia="x-none"/>
        </w:rPr>
        <w:t xml:space="preserve"> edit</w:t>
      </w:r>
      <w:r w:rsidR="00086FDB">
        <w:rPr>
          <w:lang w:eastAsia="x-none"/>
        </w:rPr>
        <w:t xml:space="preserve"> the</w:t>
      </w:r>
      <w:r>
        <w:rPr>
          <w:lang w:eastAsia="x-none"/>
        </w:rPr>
        <w:t xml:space="preserve"> </w:t>
      </w:r>
      <w:r w:rsidRPr="004E4BFF">
        <w:rPr>
          <w:i/>
          <w:lang w:eastAsia="x-none"/>
        </w:rPr>
        <w:t>dlgc_sample_demo.properties</w:t>
      </w:r>
      <w:r>
        <w:rPr>
          <w:lang w:eastAsia="x-none"/>
        </w:rPr>
        <w:t xml:space="preserve"> file. Provide the required parameters as illustrated in RED </w:t>
      </w:r>
      <w:r w:rsidR="002453F4">
        <w:rPr>
          <w:lang w:eastAsia="x-none"/>
        </w:rPr>
        <w:t>below</w:t>
      </w:r>
      <w:r>
        <w:rPr>
          <w:lang w:eastAsia="x-none"/>
        </w:rPr>
        <w:t>:</w:t>
      </w:r>
    </w:p>
    <w:p w14:paraId="220A0A8F" w14:textId="77777777" w:rsidR="00086FDB" w:rsidRDefault="00086FDB" w:rsidP="004E4BFF">
      <w:pPr>
        <w:pStyle w:val="Example"/>
      </w:pPr>
      <w:r>
        <w:t># Dialogic JSR 309 Verification Application configuration parameters:</w:t>
      </w:r>
    </w:p>
    <w:p w14:paraId="7643DCAC" w14:textId="77777777" w:rsidR="00086FDB" w:rsidRDefault="00086FDB" w:rsidP="004E4BFF">
      <w:pPr>
        <w:pStyle w:val="Example"/>
      </w:pPr>
      <w:r>
        <w:t># Dialogic JSR 309 Connector Configuration</w:t>
      </w:r>
    </w:p>
    <w:p w14:paraId="2475B2B0" w14:textId="77777777" w:rsidR="00086FDB" w:rsidRDefault="00086FDB" w:rsidP="004E4BFF">
      <w:pPr>
        <w:pStyle w:val="Example"/>
      </w:pPr>
      <w:r>
        <w:t xml:space="preserve">        dlgc.jsr309.driver.name=com.dialogic.dlg309</w:t>
      </w:r>
    </w:p>
    <w:p w14:paraId="5254DBAF" w14:textId="77777777" w:rsidR="00086FDB" w:rsidRDefault="00086FDB" w:rsidP="004E4BFF">
      <w:pPr>
        <w:pStyle w:val="Example"/>
      </w:pPr>
      <w:r>
        <w:t xml:space="preserve">        connector.sip.address=</w:t>
      </w:r>
      <w:r w:rsidRPr="00157FC6">
        <w:rPr>
          <w:b/>
          <w:color w:val="FF0000"/>
        </w:rPr>
        <w:t>xxx.xxx.xxx.xxx</w:t>
      </w:r>
    </w:p>
    <w:p w14:paraId="1C7CA8EF" w14:textId="77777777" w:rsidR="00086FDB" w:rsidRDefault="00086FDB" w:rsidP="004E4BFF">
      <w:pPr>
        <w:pStyle w:val="Example"/>
      </w:pPr>
      <w:r>
        <w:t xml:space="preserve">        connector.sip.port=</w:t>
      </w:r>
      <w:r w:rsidRPr="00157FC6">
        <w:rPr>
          <w:b/>
          <w:color w:val="FF0000"/>
        </w:rPr>
        <w:t>xxxx</w:t>
      </w:r>
    </w:p>
    <w:p w14:paraId="7569A2ED" w14:textId="77777777" w:rsidR="00086FDB" w:rsidRDefault="00086FDB" w:rsidP="004E4BFF">
      <w:pPr>
        <w:pStyle w:val="Example"/>
      </w:pPr>
      <w:r>
        <w:t xml:space="preserve">        connector.sip.transport=udp</w:t>
      </w:r>
    </w:p>
    <w:p w14:paraId="709C5096" w14:textId="77777777" w:rsidR="00086FDB" w:rsidRDefault="00086FDB" w:rsidP="004E4BFF">
      <w:pPr>
        <w:pStyle w:val="Example"/>
      </w:pPr>
      <w:r>
        <w:t># Dialogic Media Server Configuration</w:t>
      </w:r>
    </w:p>
    <w:p w14:paraId="37CC7950" w14:textId="77777777" w:rsidR="00086FDB" w:rsidRDefault="00086FDB" w:rsidP="004E4BFF">
      <w:pPr>
        <w:pStyle w:val="Example"/>
      </w:pPr>
      <w:r>
        <w:t xml:space="preserve">        mediaserver.sessionTimer.switch=off</w:t>
      </w:r>
    </w:p>
    <w:p w14:paraId="3A56BE6A" w14:textId="77777777" w:rsidR="00086FDB" w:rsidRDefault="00086FDB" w:rsidP="004E4BFF">
      <w:pPr>
        <w:pStyle w:val="Example"/>
      </w:pPr>
      <w:r>
        <w:t xml:space="preserve">        mediaserver.sessionTimer.maxTimeout=120</w:t>
      </w:r>
    </w:p>
    <w:p w14:paraId="2CD3C5DF" w14:textId="77777777" w:rsidR="00086FDB" w:rsidRDefault="00086FDB" w:rsidP="004E4BFF">
      <w:pPr>
        <w:pStyle w:val="Example"/>
      </w:pPr>
      <w:r>
        <w:t xml:space="preserve">        mediaserver.sessionTimer.minTimeout=100</w:t>
      </w:r>
    </w:p>
    <w:p w14:paraId="535ABBED" w14:textId="77777777" w:rsidR="00086FDB" w:rsidRDefault="00086FDB" w:rsidP="004E4BFF">
      <w:pPr>
        <w:pStyle w:val="Example"/>
      </w:pPr>
      <w:r>
        <w:t xml:space="preserve">        mediaserver.sip.address=</w:t>
      </w:r>
      <w:r w:rsidRPr="00157FC6">
        <w:rPr>
          <w:b/>
          <w:color w:val="FF0000"/>
        </w:rPr>
        <w:t>xxx.xxx.xxx.xxx</w:t>
      </w:r>
    </w:p>
    <w:p w14:paraId="5AE84A9D" w14:textId="77777777" w:rsidR="00086FDB" w:rsidRDefault="00086FDB" w:rsidP="004E4BFF">
      <w:pPr>
        <w:pStyle w:val="Example"/>
      </w:pPr>
      <w:r>
        <w:t xml:space="preserve">        mediaserver.sip.port=</w:t>
      </w:r>
      <w:r w:rsidRPr="00157FC6">
        <w:rPr>
          <w:b/>
          <w:color w:val="FF0000"/>
        </w:rPr>
        <w:t>xxxx</w:t>
      </w:r>
    </w:p>
    <w:p w14:paraId="1C8348DF" w14:textId="77777777" w:rsidR="00086FDB" w:rsidRDefault="00086FDB" w:rsidP="004E4BFF">
      <w:pPr>
        <w:pStyle w:val="Example"/>
      </w:pPr>
    </w:p>
    <w:p w14:paraId="738F52B3" w14:textId="77777777" w:rsidR="00086FDB" w:rsidRDefault="00086FDB" w:rsidP="004E4BFF">
      <w:pPr>
        <w:pStyle w:val="Example"/>
      </w:pPr>
      <w:r>
        <w:t># Application runtime parameters:</w:t>
      </w:r>
    </w:p>
    <w:p w14:paraId="5C648600" w14:textId="77777777" w:rsidR="00086FDB" w:rsidRDefault="00086FDB" w:rsidP="004E4BFF">
      <w:pPr>
        <w:pStyle w:val="Example"/>
      </w:pPr>
      <w:r>
        <w:t>play.prompt=file:////en_US/verification/Dialogic.mp4</w:t>
      </w:r>
    </w:p>
    <w:p w14:paraId="6FB6A609" w14:textId="77777777" w:rsidR="00086FDB" w:rsidRDefault="00086FDB" w:rsidP="004E4BFF">
      <w:r>
        <w:t xml:space="preserve">Refer to the following information for details on the </w:t>
      </w:r>
      <w:r w:rsidRPr="00086FDB">
        <w:rPr>
          <w:i/>
        </w:rPr>
        <w:t>dlgc_sample_demo.properties</w:t>
      </w:r>
      <w:r>
        <w:t xml:space="preserve"> file:</w:t>
      </w:r>
    </w:p>
    <w:p w14:paraId="62815302" w14:textId="77777777" w:rsidR="008D219B" w:rsidRDefault="008D219B" w:rsidP="005E77D6">
      <w:pPr>
        <w:pStyle w:val="ListParagraph"/>
        <w:numPr>
          <w:ilvl w:val="0"/>
          <w:numId w:val="27"/>
        </w:numPr>
      </w:pPr>
      <w:r>
        <w:t>Dialogic JSR 309 Connector Configuration:</w:t>
      </w:r>
    </w:p>
    <w:p w14:paraId="165A55BC" w14:textId="77777777" w:rsidR="008D219B" w:rsidRDefault="008D219B" w:rsidP="005E77D6">
      <w:pPr>
        <w:pStyle w:val="ListParagraph"/>
        <w:numPr>
          <w:ilvl w:val="0"/>
          <w:numId w:val="28"/>
        </w:numPr>
        <w:rPr>
          <w:lang w:eastAsia="x-none"/>
        </w:rPr>
      </w:pPr>
      <w:r>
        <w:rPr>
          <w:lang w:eastAsia="x-none"/>
        </w:rPr>
        <w:t xml:space="preserve">connector.sip.address – IP address of the SIP interface used by the platform. The connector detects an IP address automatically. However, if there is more than one interface available on the platform, the application will have to be able to set the appropriate IP address for the connector to use. The demo will </w:t>
      </w:r>
      <w:r>
        <w:rPr>
          <w:lang w:eastAsia="x-none"/>
        </w:rPr>
        <w:lastRenderedPageBreak/>
        <w:t>take this IP address and if different from the automatically discovered IP address, the demo will use it.</w:t>
      </w:r>
    </w:p>
    <w:p w14:paraId="2297D741" w14:textId="77777777" w:rsidR="008D219B" w:rsidRDefault="008D219B" w:rsidP="005E77D6">
      <w:pPr>
        <w:pStyle w:val="ListParagraph"/>
        <w:numPr>
          <w:ilvl w:val="0"/>
          <w:numId w:val="28"/>
        </w:numPr>
        <w:rPr>
          <w:lang w:eastAsia="x-none"/>
        </w:rPr>
      </w:pPr>
      <w:r>
        <w:rPr>
          <w:lang w:eastAsia="x-none"/>
        </w:rPr>
        <w:t>connector.sip.port – Port address of the SIP interface used by the platform. The connector detects a port automatically, which goes with detected IP address. However, if the port address is incorrect, the application will have to set the appropriate one for connector to use. The demo will take this port address, and if different from the automatically discovered port address, the demo will use it.</w:t>
      </w:r>
    </w:p>
    <w:p w14:paraId="078D15F6" w14:textId="77777777" w:rsidR="008D219B" w:rsidRDefault="008D219B" w:rsidP="005E77D6">
      <w:pPr>
        <w:pStyle w:val="ListParagraph"/>
        <w:keepNext/>
        <w:numPr>
          <w:ilvl w:val="0"/>
          <w:numId w:val="27"/>
        </w:numPr>
        <w:rPr>
          <w:lang w:eastAsia="x-none"/>
        </w:rPr>
      </w:pPr>
      <w:r>
        <w:rPr>
          <w:lang w:eastAsia="x-none"/>
        </w:rPr>
        <w:t>Dialogic Media Server Configuration</w:t>
      </w:r>
    </w:p>
    <w:p w14:paraId="4A902481" w14:textId="77777777" w:rsidR="008D219B" w:rsidRDefault="008D219B" w:rsidP="005E77D6">
      <w:pPr>
        <w:pStyle w:val="ListParagraph"/>
        <w:numPr>
          <w:ilvl w:val="0"/>
          <w:numId w:val="29"/>
        </w:numPr>
        <w:rPr>
          <w:lang w:eastAsia="x-none"/>
        </w:rPr>
      </w:pPr>
      <w:r>
        <w:rPr>
          <w:lang w:eastAsia="x-none"/>
        </w:rPr>
        <w:t>mediaserver.sip.address – User needs to specify an IP of a Dialogic PowerMedia XMS to be used by the Dialogic JSR 309 Connector.</w:t>
      </w:r>
    </w:p>
    <w:p w14:paraId="16D5542A" w14:textId="77777777" w:rsidR="008D219B" w:rsidRDefault="008D219B" w:rsidP="005E77D6">
      <w:pPr>
        <w:pStyle w:val="ListParagraph"/>
        <w:numPr>
          <w:ilvl w:val="0"/>
          <w:numId w:val="29"/>
        </w:numPr>
        <w:rPr>
          <w:lang w:eastAsia="x-none"/>
        </w:rPr>
      </w:pPr>
      <w:r>
        <w:rPr>
          <w:lang w:eastAsia="x-none"/>
        </w:rPr>
        <w:t>mediaserver.sip.port – User needs to specify a port of a Dialogic PowerMedia XMS to be used by the Dialogic JSR 309 Connector.</w:t>
      </w:r>
    </w:p>
    <w:p w14:paraId="2A4A43BB" w14:textId="054ADA83" w:rsidR="00411F89" w:rsidRPr="001B525F" w:rsidRDefault="00411F89" w:rsidP="00263604">
      <w:pPr>
        <w:pStyle w:val="Heading3"/>
      </w:pPr>
      <w:bookmarkStart w:id="41" w:name="_Toc446324843"/>
      <w:r>
        <w:t xml:space="preserve">Copy </w:t>
      </w:r>
      <w:r w:rsidR="00B850F1">
        <w:t xml:space="preserve">All </w:t>
      </w:r>
      <w:r w:rsidR="002453F4">
        <w:t>JAVA</w:t>
      </w:r>
      <w:r>
        <w:t xml:space="preserve"> </w:t>
      </w:r>
      <w:r w:rsidR="00B850F1">
        <w:t xml:space="preserve">Library </w:t>
      </w:r>
      <w:r>
        <w:t>(</w:t>
      </w:r>
      <w:r w:rsidR="002453F4">
        <w:t>JAR</w:t>
      </w:r>
      <w:r>
        <w:t xml:space="preserve">) </w:t>
      </w:r>
      <w:r w:rsidR="00B850F1">
        <w:t>Files</w:t>
      </w:r>
      <w:bookmarkEnd w:id="41"/>
    </w:p>
    <w:p w14:paraId="7E152B74" w14:textId="316FEC2B" w:rsidR="00411F89" w:rsidRDefault="008B62FB" w:rsidP="00411F89">
      <w:pPr>
        <w:rPr>
          <w:lang w:eastAsia="x-none"/>
        </w:rPr>
      </w:pPr>
      <w:r>
        <w:rPr>
          <w:lang w:eastAsia="x-none"/>
        </w:rPr>
        <w:t>The Dialogic JSR 309</w:t>
      </w:r>
      <w:r w:rsidR="00411F89">
        <w:rPr>
          <w:lang w:eastAsia="x-none"/>
        </w:rPr>
        <w:t xml:space="preserve"> Connector and its Verification Application are dependent on </w:t>
      </w:r>
      <w:r w:rsidR="00C46A0B">
        <w:rPr>
          <w:lang w:eastAsia="x-none"/>
        </w:rPr>
        <w:t xml:space="preserve">a </w:t>
      </w:r>
      <w:r w:rsidR="00411F89">
        <w:rPr>
          <w:lang w:eastAsia="x-none"/>
        </w:rPr>
        <w:t xml:space="preserve">few </w:t>
      </w:r>
      <w:r w:rsidR="00815467">
        <w:rPr>
          <w:lang w:eastAsia="x-none"/>
        </w:rPr>
        <w:t>third-party</w:t>
      </w:r>
      <w:r w:rsidR="00411F89">
        <w:rPr>
          <w:lang w:eastAsia="x-none"/>
        </w:rPr>
        <w:t xml:space="preserve"> </w:t>
      </w:r>
      <w:r w:rsidR="002453F4">
        <w:rPr>
          <w:lang w:eastAsia="x-none"/>
        </w:rPr>
        <w:t>JAVA</w:t>
      </w:r>
      <w:r w:rsidR="00411F89">
        <w:rPr>
          <w:lang w:eastAsia="x-none"/>
        </w:rPr>
        <w:t xml:space="preserve"> library files.</w:t>
      </w:r>
    </w:p>
    <w:p w14:paraId="5A938EB8" w14:textId="536CA2AB" w:rsidR="001F495B" w:rsidRDefault="001F495B" w:rsidP="00411F89">
      <w:pPr>
        <w:rPr>
          <w:lang w:eastAsia="x-none"/>
        </w:rPr>
      </w:pPr>
      <w:r>
        <w:rPr>
          <w:lang w:eastAsia="x-none"/>
        </w:rPr>
        <w:t xml:space="preserve">Some library </w:t>
      </w:r>
      <w:r w:rsidR="002453F4">
        <w:rPr>
          <w:lang w:eastAsia="x-none"/>
        </w:rPr>
        <w:t>JAR</w:t>
      </w:r>
      <w:r>
        <w:rPr>
          <w:lang w:eastAsia="x-none"/>
        </w:rPr>
        <w:t xml:space="preserve"> files need to be part of the application itself and others need to be copied into platform’s lib folder. Here is a view of the directory structure of</w:t>
      </w:r>
      <w:r w:rsidR="008B62FB">
        <w:rPr>
          <w:lang w:eastAsia="x-none"/>
        </w:rPr>
        <w:t xml:space="preserve"> the Dialogic JSR 309</w:t>
      </w:r>
      <w:r>
        <w:rPr>
          <w:lang w:eastAsia="x-none"/>
        </w:rPr>
        <w:t xml:space="preserve"> Verification Application and highlighted is the lib folder where all required </w:t>
      </w:r>
      <w:r w:rsidR="002453F4">
        <w:rPr>
          <w:lang w:eastAsia="x-none"/>
        </w:rPr>
        <w:t>JAR</w:t>
      </w:r>
      <w:r>
        <w:rPr>
          <w:lang w:eastAsia="x-none"/>
        </w:rPr>
        <w:t xml:space="preserve"> files need to be placed:</w:t>
      </w:r>
    </w:p>
    <w:p w14:paraId="2C20709A" w14:textId="77777777" w:rsidR="00F475D3" w:rsidRPr="00CC6CB0" w:rsidRDefault="00F475D3" w:rsidP="004E4BFF">
      <w:pPr>
        <w:pStyle w:val="Example"/>
      </w:pPr>
      <w:r w:rsidRPr="00CC6CB0">
        <w:t>\DemoGUI\index.html</w:t>
      </w:r>
    </w:p>
    <w:p w14:paraId="738C7B8A" w14:textId="77777777" w:rsidR="00F475D3" w:rsidRPr="00CC6CB0" w:rsidRDefault="00F475D3" w:rsidP="004E4BFF">
      <w:pPr>
        <w:pStyle w:val="Example"/>
      </w:pPr>
      <w:r w:rsidRPr="00CC6CB0">
        <w:t>\DemoGUI\webrtc.js</w:t>
      </w:r>
    </w:p>
    <w:p w14:paraId="6F6C54CA" w14:textId="77777777" w:rsidR="00F475D3" w:rsidRPr="00CC6CB0" w:rsidRDefault="00F475D3" w:rsidP="004E4BFF">
      <w:pPr>
        <w:pStyle w:val="Example"/>
      </w:pPr>
      <w:r w:rsidRPr="00CC6CB0">
        <w:t>\META-INF\MANIFEST.MF</w:t>
      </w:r>
    </w:p>
    <w:p w14:paraId="29FDCCBC" w14:textId="77777777" w:rsidR="00F475D3" w:rsidRPr="00CC6CB0" w:rsidRDefault="00F475D3" w:rsidP="004E4BFF">
      <w:pPr>
        <w:pStyle w:val="Example"/>
      </w:pPr>
      <w:r w:rsidRPr="00CC6CB0">
        <w:t>\WEB-INF\</w:t>
      </w:r>
      <w:r>
        <w:t>web</w:t>
      </w:r>
      <w:r w:rsidRPr="00CC6CB0">
        <w:t>.xml</w:t>
      </w:r>
    </w:p>
    <w:p w14:paraId="08A40BD0" w14:textId="77777777" w:rsidR="00F475D3" w:rsidRPr="00CC6CB0" w:rsidRDefault="00F475D3" w:rsidP="004E4BFF">
      <w:pPr>
        <w:pStyle w:val="Example"/>
      </w:pPr>
      <w:r w:rsidRPr="00CC6CB0">
        <w:t>\WEB-INF\sip.xml</w:t>
      </w:r>
    </w:p>
    <w:p w14:paraId="1865D0EE" w14:textId="77777777" w:rsidR="00F475D3" w:rsidRPr="00CC6CB0" w:rsidRDefault="00F475D3" w:rsidP="004E4BFF">
      <w:pPr>
        <w:pStyle w:val="Example"/>
      </w:pPr>
      <w:r w:rsidRPr="00CC6CB0">
        <w:t>\WEB-INF\classes\base\ConfigProperty.class</w:t>
      </w:r>
    </w:p>
    <w:p w14:paraId="150CEDF1" w14:textId="77777777" w:rsidR="00F475D3" w:rsidRPr="00CC6CB0" w:rsidRDefault="00F475D3" w:rsidP="004E4BFF">
      <w:pPr>
        <w:pStyle w:val="Example"/>
      </w:pPr>
      <w:r w:rsidRPr="00CC6CB0">
        <w:t>\WEB-INF\classes\base\</w:t>
      </w:r>
      <w:r>
        <w:t>WebClientPing$1</w:t>
      </w:r>
      <w:r w:rsidRPr="00CC6CB0">
        <w:t>.class</w:t>
      </w:r>
    </w:p>
    <w:p w14:paraId="2C10E1DC" w14:textId="77777777" w:rsidR="00F475D3" w:rsidRPr="00CC6CB0" w:rsidRDefault="00F475D3" w:rsidP="004E4BFF">
      <w:pPr>
        <w:pStyle w:val="Example"/>
      </w:pPr>
      <w:r w:rsidRPr="00CC6CB0">
        <w:t>\WEB</w:t>
      </w:r>
      <w:r>
        <w:t>-INF\classes\base\WebClientPing</w:t>
      </w:r>
      <w:r w:rsidRPr="00CC6CB0">
        <w:t>.class</w:t>
      </w:r>
    </w:p>
    <w:p w14:paraId="1EB58E50" w14:textId="77777777" w:rsidR="00F475D3" w:rsidRPr="00CC6CB0" w:rsidRDefault="00F475D3" w:rsidP="004E4BFF">
      <w:pPr>
        <w:pStyle w:val="Example"/>
      </w:pPr>
      <w:r w:rsidRPr="00CC6CB0">
        <w:t>\WEB-INF\classes\play\AsyncPlayer$PlayerEventListener.class</w:t>
      </w:r>
    </w:p>
    <w:p w14:paraId="3621614A" w14:textId="77777777" w:rsidR="00F475D3" w:rsidRPr="00CC6CB0" w:rsidRDefault="00F475D3" w:rsidP="004E4BFF">
      <w:pPr>
        <w:pStyle w:val="Example"/>
      </w:pPr>
      <w:r w:rsidRPr="00CC6CB0">
        <w:t>\WEB-INF\classes\play\AsyncPlayer$PlayerJoinEventListener.class</w:t>
      </w:r>
    </w:p>
    <w:p w14:paraId="399E1FA3" w14:textId="77777777" w:rsidR="00F475D3" w:rsidRPr="00CC6CB0" w:rsidRDefault="00F475D3" w:rsidP="004E4BFF">
      <w:pPr>
        <w:pStyle w:val="Example"/>
      </w:pPr>
      <w:r w:rsidRPr="00CC6CB0">
        <w:t>\WEB-INF\classes\play\AsyncPlayer$SdpPortsListener.class</w:t>
      </w:r>
    </w:p>
    <w:p w14:paraId="02307C32" w14:textId="77777777" w:rsidR="00F475D3" w:rsidRPr="00CC6CB0" w:rsidRDefault="00F475D3" w:rsidP="004E4BFF">
      <w:pPr>
        <w:pStyle w:val="Example"/>
      </w:pPr>
      <w:r w:rsidRPr="00CC6CB0">
        <w:t>\WEB-INF\classes\play\AsyncPlayer.class</w:t>
      </w:r>
    </w:p>
    <w:p w14:paraId="191944B0" w14:textId="0B741F5D" w:rsidR="00F475D3" w:rsidRPr="00726125" w:rsidRDefault="00F475D3" w:rsidP="004E4BFF">
      <w:pPr>
        <w:pStyle w:val="Example"/>
        <w:rPr>
          <w:b/>
          <w:color w:val="FF0000"/>
        </w:rPr>
      </w:pPr>
      <w:r w:rsidRPr="00CC6CB0">
        <w:rPr>
          <w:b/>
          <w:color w:val="FF0000"/>
        </w:rPr>
        <w:t>\WEB-INF\lib\</w:t>
      </w:r>
      <w:r w:rsidRPr="00726125">
        <w:rPr>
          <w:b/>
          <w:color w:val="FF0000"/>
        </w:rPr>
        <w:t>Dialogic309-5.</w:t>
      </w:r>
      <w:r w:rsidR="0015479E">
        <w:rPr>
          <w:b/>
          <w:color w:val="FF0000"/>
        </w:rPr>
        <w:t>#</w:t>
      </w:r>
      <w:r w:rsidRPr="00726125">
        <w:rPr>
          <w:b/>
          <w:color w:val="FF0000"/>
        </w:rPr>
        <w:t>.####-</w:t>
      </w:r>
      <w:r w:rsidR="004C0D31">
        <w:rPr>
          <w:b/>
          <w:color w:val="FF0000"/>
        </w:rPr>
        <w:t>tomcat#</w:t>
      </w:r>
      <w:r w:rsidRPr="00726125">
        <w:rPr>
          <w:b/>
          <w:color w:val="FF0000"/>
        </w:rPr>
        <w:t>.jar</w:t>
      </w:r>
    </w:p>
    <w:p w14:paraId="796CC218" w14:textId="00E3E0CC" w:rsidR="00F475D3" w:rsidRPr="001F495B" w:rsidRDefault="00F475D3" w:rsidP="004E4BFF">
      <w:pPr>
        <w:pStyle w:val="Example"/>
        <w:rPr>
          <w:b/>
          <w:color w:val="FF0000"/>
        </w:rPr>
      </w:pPr>
      <w:r w:rsidRPr="00CC6CB0">
        <w:rPr>
          <w:b/>
          <w:color w:val="FF0000"/>
        </w:rPr>
        <w:t>\WEB-INF\lib\</w:t>
      </w:r>
      <w:r w:rsidRPr="00726125">
        <w:rPr>
          <w:b/>
          <w:color w:val="FF0000"/>
        </w:rPr>
        <w:t>Dialogic309msmltyp</w:t>
      </w:r>
      <w:r>
        <w:rPr>
          <w:b/>
          <w:color w:val="FF0000"/>
        </w:rPr>
        <w:t>es-5.</w:t>
      </w:r>
      <w:r w:rsidR="0015479E">
        <w:rPr>
          <w:b/>
          <w:color w:val="FF0000"/>
        </w:rPr>
        <w:t>#</w:t>
      </w:r>
      <w:r>
        <w:rPr>
          <w:b/>
          <w:color w:val="FF0000"/>
        </w:rPr>
        <w:t>.####-</w:t>
      </w:r>
      <w:r w:rsidR="004C0D31">
        <w:rPr>
          <w:b/>
          <w:color w:val="FF0000"/>
        </w:rPr>
        <w:t>tomcat#</w:t>
      </w:r>
      <w:r>
        <w:rPr>
          <w:b/>
          <w:color w:val="FF0000"/>
        </w:rPr>
        <w:t>.jar</w:t>
      </w:r>
    </w:p>
    <w:p w14:paraId="69D71184" w14:textId="2514AABE" w:rsidR="001F495B" w:rsidRDefault="001F495B" w:rsidP="00411F89">
      <w:pPr>
        <w:rPr>
          <w:lang w:eastAsia="x-none"/>
        </w:rPr>
      </w:pPr>
      <w:r>
        <w:rPr>
          <w:lang w:eastAsia="x-none"/>
        </w:rPr>
        <w:t xml:space="preserve">The rest of required </w:t>
      </w:r>
      <w:r w:rsidR="002453F4">
        <w:rPr>
          <w:lang w:eastAsia="x-none"/>
        </w:rPr>
        <w:t>JAR</w:t>
      </w:r>
      <w:r>
        <w:rPr>
          <w:lang w:eastAsia="x-none"/>
        </w:rPr>
        <w:t xml:space="preserve"> files need to be placed in the platform’s lib folder:</w:t>
      </w:r>
    </w:p>
    <w:p w14:paraId="0C6BDA59" w14:textId="77777777" w:rsidR="00F475D3" w:rsidRDefault="00F475D3" w:rsidP="004E4BFF">
      <w:pPr>
        <w:pStyle w:val="Example"/>
      </w:pPr>
      <w:r>
        <w:t>${CATALINA</w:t>
      </w:r>
      <w:r w:rsidRPr="00CF31B9">
        <w:t>_HOME}/</w:t>
      </w:r>
      <w:r>
        <w:t>lib</w:t>
      </w:r>
    </w:p>
    <w:p w14:paraId="7AC7EBA3" w14:textId="09A96DBD" w:rsidR="001F495B" w:rsidRDefault="002453F4" w:rsidP="00411F89">
      <w:pPr>
        <w:rPr>
          <w:lang w:eastAsia="x-none"/>
        </w:rPr>
      </w:pPr>
      <w:r>
        <w:rPr>
          <w:lang w:eastAsia="x-none"/>
        </w:rPr>
        <w:t>Below</w:t>
      </w:r>
      <w:r w:rsidR="00AF4045">
        <w:rPr>
          <w:lang w:eastAsia="x-none"/>
        </w:rPr>
        <w:t xml:space="preserve"> </w:t>
      </w:r>
      <w:r w:rsidR="001F495B">
        <w:rPr>
          <w:lang w:eastAsia="x-none"/>
        </w:rPr>
        <w:t xml:space="preserve">is the list of </w:t>
      </w:r>
      <w:r>
        <w:rPr>
          <w:lang w:eastAsia="x-none"/>
        </w:rPr>
        <w:t>JAR</w:t>
      </w:r>
      <w:r w:rsidR="001F495B">
        <w:rPr>
          <w:lang w:eastAsia="x-none"/>
        </w:rPr>
        <w:t xml:space="preserve"> files</w:t>
      </w:r>
      <w:r w:rsidR="00AF4045">
        <w:rPr>
          <w:lang w:eastAsia="x-none"/>
        </w:rPr>
        <w:t xml:space="preserve"> </w:t>
      </w:r>
      <w:r w:rsidR="00862125">
        <w:rPr>
          <w:lang w:eastAsia="x-none"/>
        </w:rPr>
        <w:t xml:space="preserve">that </w:t>
      </w:r>
      <w:r w:rsidR="001F495B">
        <w:rPr>
          <w:lang w:eastAsia="x-none"/>
        </w:rPr>
        <w:t>need to be copied:</w:t>
      </w:r>
    </w:p>
    <w:p w14:paraId="0B3E17D6" w14:textId="41339374" w:rsidR="00021ADD" w:rsidRPr="004E4BFF" w:rsidRDefault="00D31DF3" w:rsidP="005E77D6">
      <w:pPr>
        <w:pStyle w:val="ListParagraph"/>
        <w:numPr>
          <w:ilvl w:val="0"/>
          <w:numId w:val="30"/>
        </w:numPr>
        <w:rPr>
          <w:i/>
        </w:rPr>
      </w:pPr>
      <w:r>
        <w:rPr>
          <w:i/>
        </w:rPr>
        <w:t>d</w:t>
      </w:r>
      <w:r w:rsidR="00021ADD" w:rsidRPr="004E4BFF">
        <w:rPr>
          <w:i/>
        </w:rPr>
        <w:t>ialogic309smiltypes-5.</w:t>
      </w:r>
      <w:r w:rsidR="0015479E">
        <w:rPr>
          <w:i/>
        </w:rPr>
        <w:t>#</w:t>
      </w:r>
      <w:r w:rsidR="00021ADD" w:rsidRPr="004E4BFF">
        <w:rPr>
          <w:i/>
        </w:rPr>
        <w:t>.####-</w:t>
      </w:r>
      <w:r w:rsidR="004C0D31">
        <w:rPr>
          <w:i/>
        </w:rPr>
        <w:t>tomcat#</w:t>
      </w:r>
      <w:r w:rsidR="00021ADD" w:rsidRPr="004E4BFF">
        <w:rPr>
          <w:i/>
        </w:rPr>
        <w:t>.jar</w:t>
      </w:r>
    </w:p>
    <w:p w14:paraId="68251F3E" w14:textId="77777777" w:rsidR="00021ADD" w:rsidRPr="004E4BFF" w:rsidRDefault="00021ADD" w:rsidP="005E77D6">
      <w:pPr>
        <w:pStyle w:val="ListParagraph"/>
        <w:numPr>
          <w:ilvl w:val="0"/>
          <w:numId w:val="30"/>
        </w:numPr>
        <w:rPr>
          <w:i/>
        </w:rPr>
      </w:pPr>
      <w:r w:rsidRPr="004E4BFF">
        <w:rPr>
          <w:i/>
        </w:rPr>
        <w:t>geronimo-commonj_1.1_spec-1.0.jar</w:t>
      </w:r>
    </w:p>
    <w:p w14:paraId="732C77B2" w14:textId="77777777" w:rsidR="00021ADD" w:rsidRPr="004E4BFF" w:rsidRDefault="00021ADD" w:rsidP="005E77D6">
      <w:pPr>
        <w:pStyle w:val="ListParagraph"/>
        <w:numPr>
          <w:ilvl w:val="0"/>
          <w:numId w:val="30"/>
        </w:numPr>
        <w:rPr>
          <w:i/>
        </w:rPr>
      </w:pPr>
      <w:r w:rsidRPr="004E4BFF">
        <w:rPr>
          <w:i/>
        </w:rPr>
        <w:t>jain-sip-ri-1.2.256.jar</w:t>
      </w:r>
    </w:p>
    <w:p w14:paraId="0BF8D044" w14:textId="77777777" w:rsidR="00021ADD" w:rsidRPr="004E4BFF" w:rsidRDefault="00021ADD" w:rsidP="005E77D6">
      <w:pPr>
        <w:pStyle w:val="ListParagraph"/>
        <w:numPr>
          <w:ilvl w:val="0"/>
          <w:numId w:val="30"/>
        </w:numPr>
        <w:rPr>
          <w:i/>
        </w:rPr>
      </w:pPr>
      <w:r w:rsidRPr="004E4BFF">
        <w:rPr>
          <w:i/>
        </w:rPr>
        <w:t>json_simple-1.1.jar</w:t>
      </w:r>
    </w:p>
    <w:p w14:paraId="635A8A0E" w14:textId="77777777" w:rsidR="00021ADD" w:rsidRPr="004E4BFF" w:rsidRDefault="00021ADD" w:rsidP="005E77D6">
      <w:pPr>
        <w:pStyle w:val="ListParagraph"/>
        <w:numPr>
          <w:ilvl w:val="0"/>
          <w:numId w:val="30"/>
        </w:numPr>
        <w:rPr>
          <w:i/>
        </w:rPr>
      </w:pPr>
      <w:r w:rsidRPr="004E4BFF">
        <w:rPr>
          <w:i/>
        </w:rPr>
        <w:t>jsr173_1.0_api.jar</w:t>
      </w:r>
    </w:p>
    <w:p w14:paraId="236F349F" w14:textId="77777777" w:rsidR="00021ADD" w:rsidRPr="004E4BFF" w:rsidRDefault="00021ADD" w:rsidP="005E77D6">
      <w:pPr>
        <w:pStyle w:val="ListParagraph"/>
        <w:numPr>
          <w:ilvl w:val="0"/>
          <w:numId w:val="30"/>
        </w:numPr>
        <w:rPr>
          <w:i/>
        </w:rPr>
      </w:pPr>
      <w:r w:rsidRPr="004E4BFF">
        <w:rPr>
          <w:i/>
        </w:rPr>
        <w:t>log4j-api-2.2.jar</w:t>
      </w:r>
    </w:p>
    <w:p w14:paraId="7C428310" w14:textId="77777777" w:rsidR="00021ADD" w:rsidRPr="004E4BFF" w:rsidRDefault="00021ADD" w:rsidP="005E77D6">
      <w:pPr>
        <w:pStyle w:val="ListParagraph"/>
        <w:numPr>
          <w:ilvl w:val="0"/>
          <w:numId w:val="30"/>
        </w:numPr>
        <w:rPr>
          <w:i/>
        </w:rPr>
      </w:pPr>
      <w:r w:rsidRPr="004E4BFF">
        <w:rPr>
          <w:i/>
        </w:rPr>
        <w:lastRenderedPageBreak/>
        <w:t>log4j-core-2.2.jar</w:t>
      </w:r>
    </w:p>
    <w:p w14:paraId="1EAAEBB5" w14:textId="77777777" w:rsidR="00021ADD" w:rsidRPr="004E4BFF" w:rsidRDefault="00021ADD" w:rsidP="005E77D6">
      <w:pPr>
        <w:pStyle w:val="ListParagraph"/>
        <w:numPr>
          <w:ilvl w:val="0"/>
          <w:numId w:val="30"/>
        </w:numPr>
        <w:rPr>
          <w:i/>
        </w:rPr>
      </w:pPr>
      <w:r w:rsidRPr="004E4BFF">
        <w:rPr>
          <w:i/>
        </w:rPr>
        <w:t>log4j-slf4j-impl-2.2.jar</w:t>
      </w:r>
    </w:p>
    <w:p w14:paraId="1E215200" w14:textId="77777777" w:rsidR="00021ADD" w:rsidRPr="004E4BFF" w:rsidRDefault="00021ADD" w:rsidP="005E77D6">
      <w:pPr>
        <w:pStyle w:val="ListParagraph"/>
        <w:numPr>
          <w:ilvl w:val="0"/>
          <w:numId w:val="30"/>
        </w:numPr>
        <w:rPr>
          <w:i/>
        </w:rPr>
      </w:pPr>
      <w:r w:rsidRPr="004E4BFF">
        <w:rPr>
          <w:i/>
        </w:rPr>
        <w:t>mscontrol.jar</w:t>
      </w:r>
    </w:p>
    <w:p w14:paraId="7F539C45" w14:textId="77777777" w:rsidR="00021ADD" w:rsidRPr="004E4BFF" w:rsidRDefault="00021ADD" w:rsidP="005E77D6">
      <w:pPr>
        <w:pStyle w:val="ListParagraph"/>
        <w:numPr>
          <w:ilvl w:val="0"/>
          <w:numId w:val="30"/>
        </w:numPr>
        <w:rPr>
          <w:i/>
        </w:rPr>
      </w:pPr>
      <w:r w:rsidRPr="004E4BFF">
        <w:rPr>
          <w:i/>
        </w:rPr>
        <w:t>org.osgi-3.0.0.jar</w:t>
      </w:r>
    </w:p>
    <w:p w14:paraId="459EEDD7" w14:textId="77777777" w:rsidR="00021ADD" w:rsidRPr="004E4BFF" w:rsidRDefault="00021ADD" w:rsidP="005E77D6">
      <w:pPr>
        <w:pStyle w:val="ListParagraph"/>
        <w:numPr>
          <w:ilvl w:val="0"/>
          <w:numId w:val="30"/>
        </w:numPr>
        <w:rPr>
          <w:i/>
        </w:rPr>
      </w:pPr>
      <w:r w:rsidRPr="004E4BFF">
        <w:rPr>
          <w:i/>
        </w:rPr>
        <w:t>slf4j-api-1.7.5.jar</w:t>
      </w:r>
    </w:p>
    <w:p w14:paraId="7D1724CC" w14:textId="77777777" w:rsidR="00021ADD" w:rsidRPr="004E4BFF" w:rsidRDefault="00021ADD" w:rsidP="005E77D6">
      <w:pPr>
        <w:pStyle w:val="ListParagraph"/>
        <w:numPr>
          <w:ilvl w:val="0"/>
          <w:numId w:val="30"/>
        </w:numPr>
        <w:rPr>
          <w:i/>
        </w:rPr>
      </w:pPr>
      <w:r w:rsidRPr="004E4BFF">
        <w:rPr>
          <w:i/>
        </w:rPr>
        <w:t>xbean.jar</w:t>
      </w:r>
    </w:p>
    <w:p w14:paraId="04435BBC" w14:textId="0FEC616A" w:rsidR="00862125" w:rsidRDefault="00862125" w:rsidP="006A4908">
      <w:pPr>
        <w:pStyle w:val="Note"/>
      </w:pPr>
      <w:r w:rsidRPr="004E0968">
        <w:rPr>
          <w:b/>
        </w:rPr>
        <w:t>Note:</w:t>
      </w:r>
      <w:r>
        <w:t xml:space="preserve"> </w:t>
      </w:r>
      <w:r w:rsidRPr="00726125">
        <w:rPr>
          <w:b/>
          <w:color w:val="FF0000"/>
        </w:rPr>
        <w:t>mscontrol.jar</w:t>
      </w:r>
      <w:r>
        <w:t xml:space="preserve"> is a JAVA library JAR file that is distributed by jcp.org. This library is not part of the Dialogic distribution as per its license agreement. This is one of the required libraries. If your platform does have it as part of the install, download it directly from the jcp.org website. The </w:t>
      </w:r>
      <w:r w:rsidRPr="004E0968">
        <w:rPr>
          <w:i/>
        </w:rPr>
        <w:t>mscontrol.jar</w:t>
      </w:r>
      <w:r>
        <w:t xml:space="preserve"> is imbedded inside the downloadable zip file. The library is located here:</w:t>
      </w:r>
    </w:p>
    <w:p w14:paraId="304F9C4C" w14:textId="373F19C1" w:rsidR="00862125" w:rsidRDefault="00AF51F6" w:rsidP="004E4BFF">
      <w:pPr>
        <w:pStyle w:val="Note"/>
      </w:pPr>
      <w:hyperlink r:id="rId36" w:history="1">
        <w:r w:rsidR="00862125" w:rsidRPr="00862125">
          <w:rPr>
            <w:rStyle w:val="Hyperlink"/>
            <w:rFonts w:cs="Lucida Console"/>
          </w:rPr>
          <w:t>http://download.oracle.com/otndocs/jcp/media_server_control-1.0-fr-eval-oth-JSpec/</w:t>
        </w:r>
      </w:hyperlink>
    </w:p>
    <w:p w14:paraId="6EB21E61" w14:textId="19448874" w:rsidR="00492A5F" w:rsidRDefault="00862125" w:rsidP="004E4BFF">
      <w:pPr>
        <w:pStyle w:val="Note"/>
        <w:rPr>
          <w:lang w:eastAsia="x-none"/>
        </w:rPr>
      </w:pPr>
      <w:r w:rsidRPr="004E0968">
        <w:rPr>
          <w:b/>
        </w:rPr>
        <w:t>Note:</w:t>
      </w:r>
      <w:r>
        <w:t xml:space="preserve"> Further details on application WAR file content refer to </w:t>
      </w:r>
      <w:hyperlink w:anchor="_Dialogic_JSR_309" w:history="1">
        <w:r w:rsidR="00492A5F" w:rsidRPr="00492A5F">
          <w:rPr>
            <w:rStyle w:val="Hyperlink"/>
            <w:lang w:eastAsia="x-none"/>
          </w:rPr>
          <w:t>Dialogic JSR 309 Verification Application</w:t>
        </w:r>
      </w:hyperlink>
      <w:r w:rsidR="00492A5F">
        <w:rPr>
          <w:lang w:eastAsia="x-none"/>
        </w:rPr>
        <w:t>.</w:t>
      </w:r>
    </w:p>
    <w:p w14:paraId="42446A1F" w14:textId="13A3A649" w:rsidR="00E11482" w:rsidRDefault="00E11482" w:rsidP="00263604">
      <w:pPr>
        <w:pStyle w:val="Heading3"/>
      </w:pPr>
      <w:bookmarkStart w:id="42" w:name="_Deploy_JSR_309"/>
      <w:bookmarkStart w:id="43" w:name="_Deploy_Dialogic_JSR"/>
      <w:bookmarkStart w:id="44" w:name="_Deploy_the_Dialogic"/>
      <w:bookmarkStart w:id="45" w:name="_Toc446324844"/>
      <w:bookmarkEnd w:id="39"/>
      <w:bookmarkEnd w:id="42"/>
      <w:bookmarkEnd w:id="43"/>
      <w:bookmarkEnd w:id="44"/>
      <w:r>
        <w:t>Deploy</w:t>
      </w:r>
      <w:r w:rsidR="008B62FB">
        <w:t xml:space="preserve"> the Dialogic JSR 309</w:t>
      </w:r>
      <w:r>
        <w:t xml:space="preserve"> Verification Application</w:t>
      </w:r>
      <w:bookmarkEnd w:id="45"/>
    </w:p>
    <w:p w14:paraId="7F06D562" w14:textId="77777777" w:rsidR="00BB58B4" w:rsidRDefault="00BB58B4" w:rsidP="00E11482">
      <w:r>
        <w:t>The Dialogic JSR 309 Connector demo application needs to be deployed in the TeleStax Application Server.</w:t>
      </w:r>
    </w:p>
    <w:p w14:paraId="289E1B5C" w14:textId="77777777" w:rsidR="00E11482" w:rsidRDefault="00E11482" w:rsidP="00E11482">
      <w:r>
        <w:t>There are two ways to deploy an application WAR file in TeleStax Application Server.</w:t>
      </w:r>
    </w:p>
    <w:p w14:paraId="4B728B5B" w14:textId="77777777" w:rsidR="00BB58B4" w:rsidRDefault="00BB58B4" w:rsidP="005E77D6">
      <w:pPr>
        <w:numPr>
          <w:ilvl w:val="0"/>
          <w:numId w:val="13"/>
        </w:numPr>
      </w:pPr>
      <w:r>
        <w:t>Deploying via Application Server Web Administration Console</w:t>
      </w:r>
    </w:p>
    <w:p w14:paraId="04590AE3" w14:textId="77777777" w:rsidR="00BB58B4" w:rsidRDefault="00BB58B4" w:rsidP="005E77D6">
      <w:pPr>
        <w:numPr>
          <w:ilvl w:val="0"/>
          <w:numId w:val="13"/>
        </w:numPr>
      </w:pPr>
      <w:r>
        <w:t>Deploying directly on the server</w:t>
      </w:r>
    </w:p>
    <w:p w14:paraId="53FF8E42" w14:textId="3867C607" w:rsidR="00E11482" w:rsidRDefault="00E11482" w:rsidP="00263604">
      <w:pPr>
        <w:pStyle w:val="Heading4"/>
      </w:pPr>
      <w:bookmarkStart w:id="46" w:name="_Configuration_of_WAR"/>
      <w:bookmarkEnd w:id="46"/>
      <w:r>
        <w:t>Deploying via Application Server Web Admin</w:t>
      </w:r>
      <w:r w:rsidR="00BB58B4">
        <w:rPr>
          <w:lang w:val="en-US"/>
        </w:rPr>
        <w:t>inistration</w:t>
      </w:r>
      <w:r>
        <w:t xml:space="preserve"> Console</w:t>
      </w:r>
    </w:p>
    <w:p w14:paraId="0E016F51" w14:textId="382CCBA2" w:rsidR="00E11482" w:rsidRDefault="00E11482" w:rsidP="005E77D6">
      <w:pPr>
        <w:pStyle w:val="ListParagraph"/>
        <w:numPr>
          <w:ilvl w:val="0"/>
          <w:numId w:val="31"/>
        </w:numPr>
        <w:spacing w:after="200" w:line="276" w:lineRule="auto"/>
        <w:contextualSpacing/>
      </w:pPr>
      <w:r>
        <w:t>Start TeleStax Application Server from:</w:t>
      </w:r>
    </w:p>
    <w:p w14:paraId="5F667BDC" w14:textId="77777777" w:rsidR="00BB58B4" w:rsidRDefault="00BB58B4" w:rsidP="004E4BFF">
      <w:pPr>
        <w:pStyle w:val="ExampleIndent"/>
        <w:rPr>
          <w:lang w:eastAsia="x-none"/>
        </w:rPr>
      </w:pPr>
      <w:r>
        <w:t>${CATALINA</w:t>
      </w:r>
      <w:r w:rsidRPr="00CF31B9">
        <w:t>_HOME}/</w:t>
      </w:r>
      <w:r>
        <w:t>bin</w:t>
      </w:r>
    </w:p>
    <w:p w14:paraId="04A176D9" w14:textId="20C57F2C" w:rsidR="00F0508C" w:rsidRDefault="00E11482" w:rsidP="005E77D6">
      <w:pPr>
        <w:pStyle w:val="ListParagraph"/>
        <w:numPr>
          <w:ilvl w:val="0"/>
          <w:numId w:val="31"/>
        </w:numPr>
        <w:spacing w:after="200" w:line="276" w:lineRule="auto"/>
        <w:contextualSpacing/>
      </w:pPr>
      <w:r>
        <w:t>Execut</w:t>
      </w:r>
      <w:r w:rsidR="00BB58B4">
        <w:t>e</w:t>
      </w:r>
      <w:r>
        <w:t xml:space="preserve"> the following script</w:t>
      </w:r>
      <w:r w:rsidR="00BB58B4">
        <w:t>. If the server starts without any errors/exceptions, the application is ready to be deployed.</w:t>
      </w:r>
    </w:p>
    <w:p w14:paraId="0097EF66" w14:textId="77777777" w:rsidR="00BB58B4" w:rsidRDefault="00BB58B4" w:rsidP="004E4BFF">
      <w:pPr>
        <w:pStyle w:val="ExampleIndent"/>
        <w:rPr>
          <w:lang w:eastAsia="x-none"/>
        </w:rPr>
      </w:pPr>
      <w:r w:rsidRPr="00123B70">
        <w:t>./</w:t>
      </w:r>
      <w:r>
        <w:t>catalina.sh run</w:t>
      </w:r>
    </w:p>
    <w:p w14:paraId="21CBF429" w14:textId="287458BF" w:rsidR="00933C2E" w:rsidRDefault="00BB58B4" w:rsidP="005E77D6">
      <w:pPr>
        <w:pStyle w:val="ListParagraph"/>
        <w:keepNext/>
        <w:numPr>
          <w:ilvl w:val="0"/>
          <w:numId w:val="31"/>
        </w:numPr>
      </w:pPr>
      <w:r>
        <w:lastRenderedPageBreak/>
        <w:t>Navigate to</w:t>
      </w:r>
      <w:r w:rsidR="00933C2E">
        <w:t xml:space="preserve"> to </w:t>
      </w:r>
      <w:hyperlink w:history="1">
        <w:r w:rsidRPr="008C7D11">
          <w:rPr>
            <w:rStyle w:val="Hyperlink"/>
          </w:rPr>
          <w:t>http://&lt;as_ip_address&gt;:8080</w:t>
        </w:r>
      </w:hyperlink>
      <w:r>
        <w:t xml:space="preserve">, enter the </w:t>
      </w:r>
      <w:r w:rsidR="00933C2E">
        <w:t xml:space="preserve">appropriate </w:t>
      </w:r>
      <w:r>
        <w:t xml:space="preserve">login </w:t>
      </w:r>
      <w:r w:rsidR="00933C2E">
        <w:t>credentials</w:t>
      </w:r>
      <w:r>
        <w:t xml:space="preserve">, and then click </w:t>
      </w:r>
      <w:r w:rsidRPr="00BB58B4">
        <w:rPr>
          <w:b/>
        </w:rPr>
        <w:t>Manager App</w:t>
      </w:r>
      <w:r>
        <w:t xml:space="preserve"> on the top right of the window.</w:t>
      </w:r>
    </w:p>
    <w:p w14:paraId="28628058" w14:textId="26C45109" w:rsidR="00933C2E" w:rsidRDefault="00F135CF" w:rsidP="00933C2E">
      <w:r>
        <w:rPr>
          <w:noProof/>
        </w:rPr>
        <w:drawing>
          <wp:inline distT="0" distB="0" distL="0" distR="0" wp14:anchorId="38B00896" wp14:editId="1C18D21D">
            <wp:extent cx="5943600" cy="4497362"/>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7362"/>
                    </a:xfrm>
                    <a:prstGeom prst="rect">
                      <a:avLst/>
                    </a:prstGeom>
                    <a:noFill/>
                    <a:ln>
                      <a:noFill/>
                    </a:ln>
                  </pic:spPr>
                </pic:pic>
              </a:graphicData>
            </a:graphic>
          </wp:inline>
        </w:drawing>
      </w:r>
    </w:p>
    <w:p w14:paraId="365D7C34" w14:textId="7BE0966C" w:rsidR="00933C2E" w:rsidRDefault="00933C2E" w:rsidP="005E77D6">
      <w:pPr>
        <w:pStyle w:val="ListParagraph"/>
        <w:numPr>
          <w:ilvl w:val="0"/>
          <w:numId w:val="31"/>
        </w:numPr>
      </w:pPr>
      <w:r>
        <w:t xml:space="preserve">Scroll down to the </w:t>
      </w:r>
      <w:r w:rsidRPr="00BB58B4">
        <w:rPr>
          <w:b/>
        </w:rPr>
        <w:t>Deploy</w:t>
      </w:r>
      <w:r>
        <w:t xml:space="preserve"> section</w:t>
      </w:r>
      <w:r w:rsidR="00BB58B4">
        <w:t>.</w:t>
      </w:r>
    </w:p>
    <w:p w14:paraId="3B72A7D0" w14:textId="68AB7A0F" w:rsidR="00933C2E" w:rsidRDefault="00F16D54" w:rsidP="00933C2E">
      <w:r>
        <w:rPr>
          <w:noProof/>
        </w:rPr>
        <w:drawing>
          <wp:inline distT="0" distB="0" distL="0" distR="0" wp14:anchorId="3654C5F6" wp14:editId="1453A9F3">
            <wp:extent cx="5939790" cy="1939925"/>
            <wp:effectExtent l="0" t="0" r="3810" b="3175"/>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939925"/>
                    </a:xfrm>
                    <a:prstGeom prst="rect">
                      <a:avLst/>
                    </a:prstGeom>
                    <a:noFill/>
                    <a:ln>
                      <a:noFill/>
                    </a:ln>
                  </pic:spPr>
                </pic:pic>
              </a:graphicData>
            </a:graphic>
          </wp:inline>
        </w:drawing>
      </w:r>
    </w:p>
    <w:p w14:paraId="389CB6FF" w14:textId="17FDF5A3" w:rsidR="00933C2E" w:rsidRDefault="00933C2E" w:rsidP="005E77D6">
      <w:pPr>
        <w:pStyle w:val="ListParagraph"/>
        <w:keepNext/>
        <w:numPr>
          <w:ilvl w:val="0"/>
          <w:numId w:val="31"/>
        </w:numPr>
      </w:pPr>
      <w:r>
        <w:lastRenderedPageBreak/>
        <w:t xml:space="preserve">Under the </w:t>
      </w:r>
      <w:r w:rsidRPr="00BB58B4">
        <w:rPr>
          <w:b/>
        </w:rPr>
        <w:t>WAR file to deploy</w:t>
      </w:r>
      <w:r>
        <w:t xml:space="preserve"> section, </w:t>
      </w:r>
      <w:r w:rsidR="002453F4">
        <w:t>click</w:t>
      </w:r>
      <w:r>
        <w:t xml:space="preserve"> </w:t>
      </w:r>
      <w:r w:rsidRPr="00BB58B4">
        <w:rPr>
          <w:b/>
        </w:rPr>
        <w:t>Choose File</w:t>
      </w:r>
      <w:r w:rsidR="00BB58B4">
        <w:t xml:space="preserve">, </w:t>
      </w:r>
      <w:r>
        <w:t xml:space="preserve">select </w:t>
      </w:r>
      <w:r w:rsidR="00BB58B4">
        <w:t xml:space="preserve">the </w:t>
      </w:r>
      <w:r w:rsidRPr="00BB58B4">
        <w:rPr>
          <w:i/>
        </w:rPr>
        <w:t>dlgmsc_tests.war</w:t>
      </w:r>
      <w:r>
        <w:t xml:space="preserve"> file in </w:t>
      </w:r>
      <w:r w:rsidR="00BB58B4">
        <w:t xml:space="preserve">the </w:t>
      </w:r>
      <w:r w:rsidRPr="00BB58B4">
        <w:rPr>
          <w:i/>
        </w:rPr>
        <w:t>TeleStaxTomcat-msc#.#/DlgcJSR309/applications</w:t>
      </w:r>
      <w:r>
        <w:t xml:space="preserve"> directory</w:t>
      </w:r>
      <w:r w:rsidR="00BB58B4">
        <w:t xml:space="preserve">, and click </w:t>
      </w:r>
      <w:r w:rsidR="00BB58B4">
        <w:rPr>
          <w:b/>
        </w:rPr>
        <w:t>Deploy</w:t>
      </w:r>
      <w:r w:rsidR="00BB58B4">
        <w:t>.</w:t>
      </w:r>
    </w:p>
    <w:p w14:paraId="6F2525B5" w14:textId="0F1F5881" w:rsidR="00933C2E" w:rsidRDefault="00F16D54" w:rsidP="00933C2E">
      <w:r>
        <w:rPr>
          <w:noProof/>
        </w:rPr>
        <w:drawing>
          <wp:inline distT="0" distB="0" distL="0" distR="0" wp14:anchorId="6D3B3865" wp14:editId="7242FE36">
            <wp:extent cx="5939790" cy="795020"/>
            <wp:effectExtent l="0" t="0" r="3810" b="508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795020"/>
                    </a:xfrm>
                    <a:prstGeom prst="rect">
                      <a:avLst/>
                    </a:prstGeom>
                    <a:noFill/>
                    <a:ln>
                      <a:noFill/>
                    </a:ln>
                  </pic:spPr>
                </pic:pic>
              </a:graphicData>
            </a:graphic>
          </wp:inline>
        </w:drawing>
      </w:r>
    </w:p>
    <w:p w14:paraId="7CABB9FD" w14:textId="24BA336D" w:rsidR="00933C2E" w:rsidRDefault="00933C2E" w:rsidP="00BB58B4">
      <w:pPr>
        <w:ind w:left="720"/>
      </w:pPr>
      <w:r>
        <w:t xml:space="preserve">Once successfully deployed, the application </w:t>
      </w:r>
      <w:r w:rsidRPr="00AA5376">
        <w:rPr>
          <w:i/>
        </w:rPr>
        <w:t>/dlgmsc_tests</w:t>
      </w:r>
      <w:r>
        <w:t xml:space="preserve"> will appear under the </w:t>
      </w:r>
      <w:r w:rsidRPr="00AA5376">
        <w:rPr>
          <w:b/>
        </w:rPr>
        <w:t>Applications</w:t>
      </w:r>
      <w:r>
        <w:t xml:space="preserve"> section at the top of the page.</w:t>
      </w:r>
    </w:p>
    <w:p w14:paraId="630B07A8" w14:textId="17FE1958" w:rsidR="00933C2E" w:rsidRDefault="00F16D54" w:rsidP="00933C2E">
      <w:r>
        <w:rPr>
          <w:noProof/>
        </w:rPr>
        <w:drawing>
          <wp:inline distT="0" distB="0" distL="0" distR="0" wp14:anchorId="13EF6637" wp14:editId="288BD884">
            <wp:extent cx="5494655" cy="1709420"/>
            <wp:effectExtent l="0" t="0" r="0" b="508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t="10170"/>
                    <a:stretch>
                      <a:fillRect/>
                    </a:stretch>
                  </pic:blipFill>
                  <pic:spPr bwMode="auto">
                    <a:xfrm>
                      <a:off x="0" y="0"/>
                      <a:ext cx="5494655" cy="1709420"/>
                    </a:xfrm>
                    <a:prstGeom prst="rect">
                      <a:avLst/>
                    </a:prstGeom>
                    <a:noFill/>
                    <a:ln>
                      <a:noFill/>
                    </a:ln>
                  </pic:spPr>
                </pic:pic>
              </a:graphicData>
            </a:graphic>
          </wp:inline>
        </w:drawing>
      </w:r>
    </w:p>
    <w:p w14:paraId="3931B5B0" w14:textId="77777777" w:rsidR="00933C2E" w:rsidRDefault="00933C2E" w:rsidP="004E4BFF">
      <w:pPr>
        <w:ind w:left="720"/>
      </w:pPr>
      <w:r>
        <w:t xml:space="preserve">The </w:t>
      </w:r>
      <w:r w:rsidRPr="00AA5376">
        <w:rPr>
          <w:b/>
        </w:rPr>
        <w:t>Console</w:t>
      </w:r>
      <w:r>
        <w:t xml:space="preserve"> window will also indicate the successful deployment.</w:t>
      </w:r>
    </w:p>
    <w:p w14:paraId="4313EBDE" w14:textId="442BCE3F" w:rsidR="00933C2E" w:rsidRPr="008506B9" w:rsidRDefault="00F16D54" w:rsidP="00933C2E">
      <w:r>
        <w:rPr>
          <w:noProof/>
        </w:rPr>
        <mc:AlternateContent>
          <mc:Choice Requires="wps">
            <w:drawing>
              <wp:anchor distT="0" distB="0" distL="114300" distR="114300" simplePos="0" relativeHeight="251658240" behindDoc="0" locked="0" layoutInCell="1" allowOverlap="1" wp14:anchorId="623118A1" wp14:editId="58DA278A">
                <wp:simplePos x="0" y="0"/>
                <wp:positionH relativeFrom="column">
                  <wp:posOffset>13335</wp:posOffset>
                </wp:positionH>
                <wp:positionV relativeFrom="paragraph">
                  <wp:posOffset>19685</wp:posOffset>
                </wp:positionV>
                <wp:extent cx="6266815" cy="2686050"/>
                <wp:effectExtent l="0" t="0" r="19685" b="1905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6815" cy="2686050"/>
                        </a:xfrm>
                        <a:prstGeom prst="rect">
                          <a:avLst/>
                        </a:prstGeom>
                        <a:solidFill>
                          <a:srgbClr val="FFFFFF"/>
                        </a:solidFill>
                        <a:ln w="9525">
                          <a:solidFill>
                            <a:srgbClr val="000000"/>
                          </a:solidFill>
                          <a:miter lim="800000"/>
                          <a:headEnd/>
                          <a:tailEnd/>
                        </a:ln>
                      </wps:spPr>
                      <wps:txbx>
                        <w:txbxContent>
                          <w:p w14:paraId="59021547" w14:textId="77777777" w:rsidR="00B73FC1" w:rsidRPr="00CC5C5A" w:rsidRDefault="00B73FC1" w:rsidP="00933C2E">
                            <w:pPr>
                              <w:contextualSpacing/>
                              <w:rPr>
                                <w:sz w:val="14"/>
                              </w:rPr>
                            </w:pPr>
                            <w:r w:rsidRPr="00CC5C5A">
                              <w:rPr>
                                <w:sz w:val="14"/>
                              </w:rPr>
                              <w:t>2014-04-02 20:47:04,826 WARN  [DlgcXMsControlFactory] (http-bio-8080-exec-11) Assuming TCK is not enabled</w:t>
                            </w:r>
                          </w:p>
                          <w:p w14:paraId="3FF73782" w14:textId="77777777" w:rsidR="00B73FC1" w:rsidRPr="00CC5C5A" w:rsidRDefault="00B73FC1" w:rsidP="00933C2E">
                            <w:pPr>
                              <w:contextualSpacing/>
                              <w:rPr>
                                <w:sz w:val="14"/>
                              </w:rPr>
                            </w:pPr>
                            <w:r w:rsidRPr="00CC5C5A">
                              <w:rPr>
                                <w:sz w:val="14"/>
                              </w:rPr>
                              <w:t>2014-04-02 20:47:04,933 INFO  [SipApplicationDispatcherImpl] (http-bio-8080-exec-11) org.mobicents.servlet.sip.core.SipApplicationDispatcherImpl@4eed6301 the following sip servlet application has been added : Dialogic-Samples</w:t>
                            </w:r>
                          </w:p>
                          <w:p w14:paraId="0A195397" w14:textId="77777777" w:rsidR="00B73FC1" w:rsidRPr="00CC5C5A" w:rsidRDefault="00B73FC1" w:rsidP="00933C2E">
                            <w:pPr>
                              <w:contextualSpacing/>
                              <w:rPr>
                                <w:sz w:val="14"/>
                              </w:rPr>
                            </w:pPr>
                            <w:r w:rsidRPr="00CC5C5A">
                              <w:rPr>
                                <w:sz w:val="14"/>
                              </w:rPr>
                              <w:t>2014-04-02 20:47:04,933 INFO  [SipApplicationDispatcherImpl] (http-bio-8080-exec-11) It contains the following Sip Servlets :</w:t>
                            </w:r>
                          </w:p>
                          <w:p w14:paraId="08A887C6" w14:textId="77777777" w:rsidR="00B73FC1" w:rsidRPr="00CC5C5A" w:rsidRDefault="00B73FC1" w:rsidP="00933C2E">
                            <w:pPr>
                              <w:contextualSpacing/>
                              <w:rPr>
                                <w:sz w:val="14"/>
                              </w:rPr>
                            </w:pPr>
                            <w:r w:rsidRPr="00CC5C5A">
                              <w:rPr>
                                <w:sz w:val="14"/>
                              </w:rPr>
                              <w:t>2014-04-02 20:47:04,933 INFO  [SipApplicationDispatcherImpl] (http-bio-8080-exec-11) SipApplicationName : Dialogic-Samples/ServletName : DlgcPlayerPerformanceTest</w:t>
                            </w:r>
                          </w:p>
                          <w:p w14:paraId="446D6815" w14:textId="77777777" w:rsidR="00B73FC1" w:rsidRPr="00CC5C5A" w:rsidRDefault="00B73FC1" w:rsidP="00933C2E">
                            <w:pPr>
                              <w:contextualSpacing/>
                              <w:rPr>
                                <w:sz w:val="14"/>
                              </w:rPr>
                            </w:pPr>
                            <w:r w:rsidRPr="00CC5C5A">
                              <w:rPr>
                                <w:sz w:val="14"/>
                              </w:rPr>
                              <w:t>2014-04-02 20:47:04,933 INFO  [SipApplicationDispatcherImpl] (http-bio-8080-exec-11) SipApplicationName : Dialogic-Samples/ServletName : DlgcRecorderTest</w:t>
                            </w:r>
                          </w:p>
                          <w:p w14:paraId="343ECD77" w14:textId="77777777" w:rsidR="00B73FC1" w:rsidRPr="00CC5C5A" w:rsidRDefault="00B73FC1" w:rsidP="00933C2E">
                            <w:pPr>
                              <w:contextualSpacing/>
                              <w:rPr>
                                <w:sz w:val="14"/>
                              </w:rPr>
                            </w:pPr>
                            <w:r w:rsidRPr="00CC5C5A">
                              <w:rPr>
                                <w:sz w:val="14"/>
                              </w:rPr>
                              <w:t>2014-04-02 20:47:04,933 INFO  [SipApplicationDispatcherImpl] (http-bio-8080-exec-11) SipApplicationName : Dialogic-Samples/ServletName : DlgcMsMonitorServlet</w:t>
                            </w:r>
                          </w:p>
                          <w:p w14:paraId="685D0DEB"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DlgcReferenceConferenceWithOutBCallServlet</w:t>
                            </w:r>
                          </w:p>
                          <w:p w14:paraId="54EBD958"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DlgcDtmfPromptCollectTest</w:t>
                            </w:r>
                          </w:p>
                          <w:p w14:paraId="76FDF12A"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JMCConferenceServlet</w:t>
                            </w:r>
                          </w:p>
                          <w:p w14:paraId="0719BD31"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DlgcBridgeServlet</w:t>
                            </w:r>
                          </w:p>
                          <w:p w14:paraId="017BA7B1"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DlgcDtmfAsyncTest</w:t>
                            </w:r>
                          </w:p>
                          <w:p w14:paraId="7FDCEF30"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DlgcEMBridgeServlet</w:t>
                            </w:r>
                          </w:p>
                          <w:p w14:paraId="59D105FD"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DlgcPlayerTest</w:t>
                            </w:r>
                          </w:p>
                          <w:p w14:paraId="42DFA263"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DlgcSipServlet</w:t>
                            </w:r>
                          </w:p>
                          <w:p w14:paraId="186583E3" w14:textId="77777777" w:rsidR="00B73FC1" w:rsidRPr="00CC5C5A" w:rsidRDefault="00B73FC1" w:rsidP="00933C2E">
                            <w:pPr>
                              <w:contextualSpacing/>
                              <w:rPr>
                                <w:sz w:val="14"/>
                              </w:rPr>
                            </w:pPr>
                            <w:r w:rsidRPr="00CC5C5A">
                              <w:rPr>
                                <w:sz w:val="14"/>
                              </w:rPr>
                              <w:t>2014-04-02 20:47:04,934 INFO  [SipStandardContext] (http-bio-8080-exec-11) sip application session timeout for this context is 0 minutes</w:t>
                            </w:r>
                          </w:p>
                          <w:p w14:paraId="09815FBA" w14:textId="77777777" w:rsidR="00B73FC1" w:rsidRPr="00CC5C5A" w:rsidRDefault="00B73FC1" w:rsidP="00933C2E">
                            <w:pPr>
                              <w:contextualSpacing/>
                              <w:rPr>
                                <w:sz w:val="14"/>
                              </w:rPr>
                            </w:pPr>
                            <w:r w:rsidRPr="00CC5C5A">
                              <w:rPr>
                                <w:sz w:val="14"/>
                              </w:rPr>
                              <w:t>2014-04-02 20:47:04,934 INFO  [SipStandardContext] (http-bio-8080-exec-11) sip context started /dlgmsc_tests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3118A1" id="_x0000_t202" coordsize="21600,21600" o:spt="202" path="m,l,21600r21600,l21600,xe">
                <v:stroke joinstyle="miter"/>
                <v:path gradientshapeok="t" o:connecttype="rect"/>
              </v:shapetype>
              <v:shape id="Text Box 2" o:spid="_x0000_s1026" type="#_x0000_t202" style="position:absolute;margin-left:1.05pt;margin-top:1.55pt;width:493.45pt;height:2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">
                <v:textbox>
                  <w:txbxContent>
                    <w:p w14:paraId="59021547" w14:textId="77777777" w:rsidR="00B73FC1" w:rsidRPr="00CC5C5A" w:rsidRDefault="00B73FC1" w:rsidP="00933C2E">
                      <w:pPr>
                        <w:contextualSpacing/>
                        <w:rPr>
                          <w:sz w:val="14"/>
                        </w:rPr>
                      </w:pPr>
                      <w:r w:rsidRPr="00CC5C5A">
                        <w:rPr>
                          <w:sz w:val="14"/>
                        </w:rPr>
                        <w:t>2014-04-02 20:47:04,826 WARN  [DlgcXMsControlFactory] (http-bio-8080-exec-11) Assuming TCK is not enabled</w:t>
                      </w:r>
                    </w:p>
                    <w:p w14:paraId="3FF73782" w14:textId="77777777" w:rsidR="00B73FC1" w:rsidRPr="00CC5C5A" w:rsidRDefault="00B73FC1" w:rsidP="00933C2E">
                      <w:pPr>
                        <w:contextualSpacing/>
                        <w:rPr>
                          <w:sz w:val="14"/>
                        </w:rPr>
                      </w:pPr>
                      <w:r w:rsidRPr="00CC5C5A">
                        <w:rPr>
                          <w:sz w:val="14"/>
                        </w:rPr>
                        <w:t>2014-04-02 20:47:04,933 INFO  [SipApplicationDispatcherImpl] (http-bio-8080-exec-11) org.mobicents.servlet.sip.core.SipApplicationDispatcherImpl@4eed6301 the following sip servlet application has been added : Dialogic-Samples</w:t>
                      </w:r>
                    </w:p>
                    <w:p w14:paraId="0A195397" w14:textId="77777777" w:rsidR="00B73FC1" w:rsidRPr="00CC5C5A" w:rsidRDefault="00B73FC1" w:rsidP="00933C2E">
                      <w:pPr>
                        <w:contextualSpacing/>
                        <w:rPr>
                          <w:sz w:val="14"/>
                        </w:rPr>
                      </w:pPr>
                      <w:r w:rsidRPr="00CC5C5A">
                        <w:rPr>
                          <w:sz w:val="14"/>
                        </w:rPr>
                        <w:t>2014-04-02 20:47:04,933 INFO  [SipApplicationDispatcherImpl] (http-bio-8080-exec-11) It contains the following Sip Servlets :</w:t>
                      </w:r>
                    </w:p>
                    <w:p w14:paraId="08A887C6" w14:textId="77777777" w:rsidR="00B73FC1" w:rsidRPr="00CC5C5A" w:rsidRDefault="00B73FC1" w:rsidP="00933C2E">
                      <w:pPr>
                        <w:contextualSpacing/>
                        <w:rPr>
                          <w:sz w:val="14"/>
                        </w:rPr>
                      </w:pPr>
                      <w:r w:rsidRPr="00CC5C5A">
                        <w:rPr>
                          <w:sz w:val="14"/>
                        </w:rPr>
                        <w:t>2014-04-02 20:47:04,933 INFO  [SipApplicationDispatcherImpl] (http-bio-8080-exec-11) SipApplicationName : Dialogic-Samples/ServletName : DlgcPlayerPerformanceTest</w:t>
                      </w:r>
                    </w:p>
                    <w:p w14:paraId="446D6815" w14:textId="77777777" w:rsidR="00B73FC1" w:rsidRPr="00CC5C5A" w:rsidRDefault="00B73FC1" w:rsidP="00933C2E">
                      <w:pPr>
                        <w:contextualSpacing/>
                        <w:rPr>
                          <w:sz w:val="14"/>
                        </w:rPr>
                      </w:pPr>
                      <w:r w:rsidRPr="00CC5C5A">
                        <w:rPr>
                          <w:sz w:val="14"/>
                        </w:rPr>
                        <w:t>2014-04-02 20:47:04,933 INFO  [SipApplicationDispatcherImpl] (http-bio-8080-exec-11) SipApplicationName : Dialogic-Samples/ServletName : DlgcRecorderTest</w:t>
                      </w:r>
                    </w:p>
                    <w:p w14:paraId="343ECD77" w14:textId="77777777" w:rsidR="00B73FC1" w:rsidRPr="00CC5C5A" w:rsidRDefault="00B73FC1" w:rsidP="00933C2E">
                      <w:pPr>
                        <w:contextualSpacing/>
                        <w:rPr>
                          <w:sz w:val="14"/>
                        </w:rPr>
                      </w:pPr>
                      <w:r w:rsidRPr="00CC5C5A">
                        <w:rPr>
                          <w:sz w:val="14"/>
                        </w:rPr>
                        <w:t>2014-04-02 20:47:04,933 INFO  [SipApplicationDispatcherImpl] (http-bio-8080-exec-11) SipApplicationName : Dialogic-Samples/ServletName : DlgcMsMonitorServlet</w:t>
                      </w:r>
                    </w:p>
                    <w:p w14:paraId="685D0DEB"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DlgcReferenceConferenceWithOutBCallServlet</w:t>
                      </w:r>
                    </w:p>
                    <w:p w14:paraId="54EBD958"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DlgcDtmfPromptCollectTest</w:t>
                      </w:r>
                    </w:p>
                    <w:p w14:paraId="76FDF12A"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JMCConferenceServlet</w:t>
                      </w:r>
                    </w:p>
                    <w:p w14:paraId="0719BD31"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DlgcBridgeServlet</w:t>
                      </w:r>
                    </w:p>
                    <w:p w14:paraId="017BA7B1"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DlgcDtmfAsyncTest</w:t>
                      </w:r>
                    </w:p>
                    <w:p w14:paraId="7FDCEF30"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DlgcEMBridgeServlet</w:t>
                      </w:r>
                    </w:p>
                    <w:p w14:paraId="59D105FD"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DlgcPlayerTest</w:t>
                      </w:r>
                    </w:p>
                    <w:p w14:paraId="42DFA263" w14:textId="77777777" w:rsidR="00B73FC1" w:rsidRPr="00CC5C5A" w:rsidRDefault="00B73FC1" w:rsidP="00933C2E">
                      <w:pPr>
                        <w:contextualSpacing/>
                        <w:rPr>
                          <w:sz w:val="14"/>
                        </w:rPr>
                      </w:pPr>
                      <w:r w:rsidRPr="00CC5C5A">
                        <w:rPr>
                          <w:sz w:val="14"/>
                        </w:rPr>
                        <w:t>2014-04-02 20:47:04,934 INFO  [SipApplicationDispatcherImpl] (http-bio-8080-exec-11) SipApplicationName : Dialogic-Samples/ServletName : DlgcSipServlet</w:t>
                      </w:r>
                    </w:p>
                    <w:p w14:paraId="186583E3" w14:textId="77777777" w:rsidR="00B73FC1" w:rsidRPr="00CC5C5A" w:rsidRDefault="00B73FC1" w:rsidP="00933C2E">
                      <w:pPr>
                        <w:contextualSpacing/>
                        <w:rPr>
                          <w:sz w:val="14"/>
                        </w:rPr>
                      </w:pPr>
                      <w:r w:rsidRPr="00CC5C5A">
                        <w:rPr>
                          <w:sz w:val="14"/>
                        </w:rPr>
                        <w:t>2014-04-02 20:47:04,934 INFO  [SipStandardContext] (http-bio-8080-exec-11) sip application session timeout for this context is 0 minutes</w:t>
                      </w:r>
                    </w:p>
                    <w:p w14:paraId="09815FBA" w14:textId="77777777" w:rsidR="00B73FC1" w:rsidRPr="00CC5C5A" w:rsidRDefault="00B73FC1" w:rsidP="00933C2E">
                      <w:pPr>
                        <w:contextualSpacing/>
                        <w:rPr>
                          <w:sz w:val="14"/>
                        </w:rPr>
                      </w:pPr>
                      <w:r w:rsidRPr="00CC5C5A">
                        <w:rPr>
                          <w:sz w:val="14"/>
                        </w:rPr>
                        <w:t>2014-04-02 20:47:04,934 INFO  [SipStandardContext] (http-bio-8080-exec-11) sip context started /dlgmsc_tests</w:t>
                      </w:r>
                    </w:p>
                  </w:txbxContent>
                </v:textbox>
              </v:shape>
            </w:pict>
          </mc:Fallback>
        </mc:AlternateContent>
      </w:r>
    </w:p>
    <w:p w14:paraId="6E4C6FB3" w14:textId="77777777" w:rsidR="00933C2E" w:rsidRDefault="00933C2E" w:rsidP="00933C2E"/>
    <w:p w14:paraId="05660DE2" w14:textId="77777777" w:rsidR="00933C2E" w:rsidRDefault="00933C2E" w:rsidP="00933C2E"/>
    <w:p w14:paraId="372F4123" w14:textId="77777777" w:rsidR="00933C2E" w:rsidRDefault="00933C2E" w:rsidP="00933C2E"/>
    <w:p w14:paraId="2AE2B1BC" w14:textId="77777777" w:rsidR="00933C2E" w:rsidRDefault="00933C2E" w:rsidP="00933C2E"/>
    <w:p w14:paraId="55C940DA" w14:textId="77777777" w:rsidR="00933C2E" w:rsidRDefault="00933C2E" w:rsidP="00933C2E"/>
    <w:p w14:paraId="24C9D6F2" w14:textId="77777777" w:rsidR="00933C2E" w:rsidRDefault="00933C2E" w:rsidP="00933C2E"/>
    <w:p w14:paraId="6E47BD08" w14:textId="77777777" w:rsidR="00933C2E" w:rsidRDefault="00933C2E" w:rsidP="00933C2E">
      <w:r>
        <w:br/>
      </w:r>
    </w:p>
    <w:p w14:paraId="512BC1CF" w14:textId="77777777" w:rsidR="00933C2E" w:rsidRDefault="00933C2E" w:rsidP="00933C2E"/>
    <w:p w14:paraId="16B6FD3D" w14:textId="77777777" w:rsidR="00933C2E" w:rsidRDefault="00933C2E" w:rsidP="00933C2E"/>
    <w:p w14:paraId="051DDB3D" w14:textId="77777777" w:rsidR="00933C2E" w:rsidRDefault="00933C2E" w:rsidP="00933C2E"/>
    <w:p w14:paraId="657070F9" w14:textId="77777777" w:rsidR="00933C2E" w:rsidRDefault="00933C2E" w:rsidP="00933C2E"/>
    <w:p w14:paraId="2B6D8EC4" w14:textId="4BEA6C92" w:rsidR="00F80D59" w:rsidRDefault="00F80D59" w:rsidP="00263604">
      <w:pPr>
        <w:pStyle w:val="Heading4"/>
      </w:pPr>
      <w:bookmarkStart w:id="47" w:name="_Placement_of_WAR"/>
      <w:bookmarkEnd w:id="47"/>
      <w:r>
        <w:t xml:space="preserve">Deploying </w:t>
      </w:r>
      <w:r w:rsidR="00BB58B4">
        <w:rPr>
          <w:lang w:val="en-US"/>
        </w:rPr>
        <w:t>D</w:t>
      </w:r>
      <w:r w:rsidR="00BB58B4">
        <w:t xml:space="preserve">irectly </w:t>
      </w:r>
      <w:r>
        <w:t xml:space="preserve">to the </w:t>
      </w:r>
      <w:r w:rsidR="00BB58B4">
        <w:rPr>
          <w:lang w:val="en-US"/>
        </w:rPr>
        <w:t>S</w:t>
      </w:r>
      <w:r w:rsidR="00BB58B4">
        <w:t>erver</w:t>
      </w:r>
    </w:p>
    <w:p w14:paraId="250AD0C4" w14:textId="7B540440" w:rsidR="00933C2E" w:rsidRDefault="00933C2E" w:rsidP="00933C2E">
      <w:r w:rsidRPr="00B61D6D">
        <w:t>Another</w:t>
      </w:r>
      <w:r>
        <w:t xml:space="preserve"> way to deploy the application is to place the WAR file </w:t>
      </w:r>
      <w:r w:rsidR="001E36A2">
        <w:t xml:space="preserve">directly </w:t>
      </w:r>
      <w:r>
        <w:t>in the following directory</w:t>
      </w:r>
      <w:r w:rsidR="00F80D59">
        <w:t>:</w:t>
      </w:r>
    </w:p>
    <w:p w14:paraId="67AC2132" w14:textId="77777777" w:rsidR="00BB58B4" w:rsidRDefault="00BB58B4" w:rsidP="004E4BFF">
      <w:pPr>
        <w:pStyle w:val="Example"/>
        <w:rPr>
          <w:lang w:eastAsia="x-none"/>
        </w:rPr>
      </w:pPr>
      <w:r w:rsidRPr="00CF31B9">
        <w:t>${</w:t>
      </w:r>
      <w:r>
        <w:t>CATALINA</w:t>
      </w:r>
      <w:r w:rsidRPr="00CF31B9">
        <w:t>_HOME}/</w:t>
      </w:r>
      <w:r>
        <w:t>webapps</w:t>
      </w:r>
    </w:p>
    <w:p w14:paraId="2AF7C7B2" w14:textId="22FFD702" w:rsidR="00F80D59" w:rsidRDefault="00F80D59" w:rsidP="00F80D59">
      <w:pPr>
        <w:rPr>
          <w:lang w:eastAsia="x-none"/>
        </w:rPr>
      </w:pPr>
      <w:r>
        <w:rPr>
          <w:lang w:eastAsia="x-none"/>
        </w:rPr>
        <w:t xml:space="preserve">The </w:t>
      </w:r>
      <w:r w:rsidR="002453F4">
        <w:rPr>
          <w:lang w:eastAsia="x-none"/>
        </w:rPr>
        <w:t>Application Server</w:t>
      </w:r>
      <w:r>
        <w:rPr>
          <w:lang w:eastAsia="x-none"/>
        </w:rPr>
        <w:t xml:space="preserve"> is monitoring the deployments directory</w:t>
      </w:r>
      <w:r w:rsidR="00BB58B4">
        <w:rPr>
          <w:lang w:eastAsia="x-none"/>
        </w:rPr>
        <w:t>. I</w:t>
      </w:r>
      <w:r>
        <w:rPr>
          <w:lang w:eastAsia="x-none"/>
        </w:rPr>
        <w:t>f a new or updated WAR file is detected, it will attempt to start automatically.</w:t>
      </w:r>
    </w:p>
    <w:p w14:paraId="45A62D92" w14:textId="77777777" w:rsidR="00BB1593" w:rsidRDefault="00BB1593">
      <w:pPr>
        <w:pStyle w:val="Heading2"/>
        <w:rPr>
          <w:lang w:val="en-US"/>
        </w:rPr>
      </w:pPr>
      <w:bookmarkStart w:id="48" w:name="_Step_3_–"/>
      <w:bookmarkStart w:id="49" w:name="_Step_4_–"/>
      <w:bookmarkStart w:id="50" w:name="_Running_Dialogic_JSR"/>
      <w:bookmarkStart w:id="51" w:name="_Configuring_the_PowerMedia"/>
      <w:bookmarkStart w:id="52" w:name="_Toc441478032"/>
      <w:bookmarkStart w:id="53" w:name="_Toc446324845"/>
      <w:bookmarkEnd w:id="48"/>
      <w:bookmarkEnd w:id="49"/>
      <w:bookmarkEnd w:id="50"/>
      <w:bookmarkEnd w:id="51"/>
      <w:r>
        <w:rPr>
          <w:lang w:val="en-US"/>
        </w:rPr>
        <w:lastRenderedPageBreak/>
        <w:t>Configuring the PowerMedia XMS Media File</w:t>
      </w:r>
      <w:bookmarkEnd w:id="52"/>
      <w:bookmarkEnd w:id="53"/>
    </w:p>
    <w:p w14:paraId="132F1109" w14:textId="77777777" w:rsidR="00BB1593" w:rsidRDefault="00BB1593" w:rsidP="001340A5">
      <w:pPr>
        <w:keepNext/>
      </w:pPr>
      <w:r>
        <w:rPr>
          <w:lang w:eastAsia="x-none"/>
        </w:rPr>
        <w:t xml:space="preserve">The Dialogic JSR 309 Verification Application has been developed to use the </w:t>
      </w:r>
      <w:r>
        <w:rPr>
          <w:i/>
          <w:lang w:eastAsia="x-none"/>
        </w:rPr>
        <w:t xml:space="preserve">Dialogic.mp4 </w:t>
      </w:r>
      <w:r>
        <w:rPr>
          <w:lang w:eastAsia="x-none"/>
        </w:rPr>
        <w:t>media file. This media file will become part of Dialogic PowerMedia XMS distribution; however, as of PowerMedia XMS release 3.0 Service Update 1, the media file is not part of distribution and must be installed manually.</w:t>
      </w:r>
    </w:p>
    <w:p w14:paraId="0FAD3554" w14:textId="77777777" w:rsidR="00BB1593" w:rsidRDefault="00BB1593" w:rsidP="005E77D6">
      <w:pPr>
        <w:pStyle w:val="ListParagraph"/>
        <w:keepNext/>
        <w:numPr>
          <w:ilvl w:val="0"/>
          <w:numId w:val="50"/>
        </w:numPr>
        <w:ind w:left="720"/>
      </w:pPr>
      <w:r>
        <w:rPr>
          <w:lang w:eastAsia="x-none"/>
        </w:rPr>
        <w:t xml:space="preserve">To install </w:t>
      </w:r>
      <w:r w:rsidRPr="003941EE">
        <w:rPr>
          <w:i/>
          <w:lang w:eastAsia="x-none"/>
        </w:rPr>
        <w:t>Dialogic.mp4</w:t>
      </w:r>
      <w:r>
        <w:rPr>
          <w:lang w:eastAsia="x-none"/>
        </w:rPr>
        <w:t xml:space="preserve"> manually, log in to PowerMedia XMS WebGUI, and then click </w:t>
      </w:r>
      <w:r w:rsidRPr="003941EE">
        <w:rPr>
          <w:b/>
          <w:lang w:eastAsia="x-none"/>
        </w:rPr>
        <w:t>Media</w:t>
      </w:r>
      <w:r>
        <w:rPr>
          <w:lang w:eastAsia="x-none"/>
        </w:rPr>
        <w:t>.</w:t>
      </w:r>
    </w:p>
    <w:p w14:paraId="02E38DB1" w14:textId="77777777" w:rsidR="00BB1593" w:rsidRDefault="00BB1593" w:rsidP="00BB1593">
      <w:pPr>
        <w:ind w:left="720"/>
      </w:pPr>
      <w:r>
        <w:rPr>
          <w:noProof/>
        </w:rPr>
        <w:drawing>
          <wp:inline distT="0" distB="0" distL="0" distR="0" wp14:anchorId="487F8753" wp14:editId="5F775DC2">
            <wp:extent cx="5438775" cy="2552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8346"/>
                    <a:stretch/>
                  </pic:blipFill>
                  <pic:spPr bwMode="auto">
                    <a:xfrm>
                      <a:off x="0" y="0"/>
                      <a:ext cx="5438775"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6EBF7F49" w14:textId="77777777" w:rsidR="00BB1593" w:rsidRDefault="00BB1593" w:rsidP="00BB1593"/>
    <w:p w14:paraId="4383185F" w14:textId="77777777" w:rsidR="00BB1593" w:rsidRDefault="00BB1593" w:rsidP="005E77D6">
      <w:pPr>
        <w:pStyle w:val="ListParagraph"/>
        <w:numPr>
          <w:ilvl w:val="0"/>
          <w:numId w:val="50"/>
        </w:numPr>
        <w:ind w:left="720"/>
      </w:pPr>
      <w:r>
        <w:rPr>
          <w:lang w:eastAsia="x-none"/>
        </w:rPr>
        <w:t xml:space="preserve">Click the </w:t>
      </w:r>
      <w:r>
        <w:rPr>
          <w:b/>
          <w:lang w:eastAsia="x-none"/>
        </w:rPr>
        <w:t>Media Management</w:t>
      </w:r>
      <w:r>
        <w:rPr>
          <w:lang w:eastAsia="x-none"/>
        </w:rPr>
        <w:t xml:space="preserve"> tab.</w:t>
      </w:r>
    </w:p>
    <w:p w14:paraId="174AC0DE" w14:textId="77777777" w:rsidR="00BB1593" w:rsidRDefault="00BB1593" w:rsidP="00BB1593">
      <w:pPr>
        <w:ind w:left="720"/>
      </w:pPr>
      <w:r>
        <w:rPr>
          <w:noProof/>
        </w:rPr>
        <w:drawing>
          <wp:inline distT="0" distB="0" distL="0" distR="0" wp14:anchorId="0154B6D1" wp14:editId="29F63383">
            <wp:extent cx="4086225" cy="343943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r="13943"/>
                    <a:stretch/>
                  </pic:blipFill>
                  <pic:spPr bwMode="auto">
                    <a:xfrm>
                      <a:off x="0" y="0"/>
                      <a:ext cx="4086225" cy="3439430"/>
                    </a:xfrm>
                    <a:prstGeom prst="rect">
                      <a:avLst/>
                    </a:prstGeom>
                    <a:noFill/>
                    <a:ln>
                      <a:noFill/>
                    </a:ln>
                    <a:extLst>
                      <a:ext uri="{53640926-AAD7-44D8-BBD7-CCE9431645EC}">
                        <a14:shadowObscured xmlns:a14="http://schemas.microsoft.com/office/drawing/2010/main"/>
                      </a:ext>
                    </a:extLst>
                  </pic:spPr>
                </pic:pic>
              </a:graphicData>
            </a:graphic>
          </wp:inline>
        </w:drawing>
      </w:r>
    </w:p>
    <w:p w14:paraId="29D5BBA6" w14:textId="77777777" w:rsidR="00BB1593" w:rsidRDefault="00BB1593" w:rsidP="00BB1593"/>
    <w:p w14:paraId="078C8F39" w14:textId="77777777" w:rsidR="00BB1593" w:rsidRDefault="00BB1593" w:rsidP="005E77D6">
      <w:pPr>
        <w:pStyle w:val="ListParagraph"/>
        <w:numPr>
          <w:ilvl w:val="0"/>
          <w:numId w:val="50"/>
        </w:numPr>
        <w:ind w:left="720"/>
      </w:pPr>
      <w:r>
        <w:rPr>
          <w:lang w:eastAsia="x-none"/>
        </w:rPr>
        <w:lastRenderedPageBreak/>
        <w:t xml:space="preserve">In the </w:t>
      </w:r>
      <w:r>
        <w:rPr>
          <w:b/>
          <w:lang w:eastAsia="x-none"/>
        </w:rPr>
        <w:t xml:space="preserve">Media File </w:t>
      </w:r>
      <w:r w:rsidRPr="00366D5D">
        <w:rPr>
          <w:b/>
          <w:lang w:eastAsia="x-none"/>
        </w:rPr>
        <w:t>Manager</w:t>
      </w:r>
      <w:r>
        <w:rPr>
          <w:b/>
          <w:lang w:eastAsia="x-none"/>
        </w:rPr>
        <w:t xml:space="preserve"> </w:t>
      </w:r>
      <w:r>
        <w:rPr>
          <w:lang w:eastAsia="x-none"/>
        </w:rPr>
        <w:t xml:space="preserve">section, </w:t>
      </w:r>
      <w:r w:rsidRPr="00366D5D">
        <w:rPr>
          <w:lang w:eastAsia="x-none"/>
        </w:rPr>
        <w:t>Right</w:t>
      </w:r>
      <w:r>
        <w:rPr>
          <w:lang w:eastAsia="x-none"/>
        </w:rPr>
        <w:t xml:space="preserve">-click the </w:t>
      </w:r>
      <w:r w:rsidRPr="003941EE">
        <w:rPr>
          <w:b/>
          <w:lang w:eastAsia="x-none"/>
        </w:rPr>
        <w:t>verification</w:t>
      </w:r>
      <w:r>
        <w:rPr>
          <w:lang w:eastAsia="x-none"/>
        </w:rPr>
        <w:t xml:space="preserve"> folder and click </w:t>
      </w:r>
      <w:r>
        <w:rPr>
          <w:b/>
          <w:lang w:eastAsia="x-none"/>
        </w:rPr>
        <w:t>Upload Media File</w:t>
      </w:r>
      <w:r>
        <w:rPr>
          <w:lang w:eastAsia="x-none"/>
        </w:rPr>
        <w:t>.</w:t>
      </w:r>
    </w:p>
    <w:p w14:paraId="365F2EDC" w14:textId="77777777" w:rsidR="00BB1593" w:rsidRDefault="00BB1593" w:rsidP="00BB1593">
      <w:pPr>
        <w:ind w:left="720"/>
      </w:pPr>
      <w:r>
        <w:rPr>
          <w:noProof/>
        </w:rPr>
        <w:drawing>
          <wp:inline distT="0" distB="0" distL="0" distR="0" wp14:anchorId="6522FC49" wp14:editId="0A355DBE">
            <wp:extent cx="3109321" cy="2447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4134" r="6885"/>
                    <a:stretch/>
                  </pic:blipFill>
                  <pic:spPr bwMode="auto">
                    <a:xfrm>
                      <a:off x="0" y="0"/>
                      <a:ext cx="3111252" cy="2449446"/>
                    </a:xfrm>
                    <a:prstGeom prst="rect">
                      <a:avLst/>
                    </a:prstGeom>
                    <a:noFill/>
                    <a:ln>
                      <a:noFill/>
                    </a:ln>
                    <a:extLst>
                      <a:ext uri="{53640926-AAD7-44D8-BBD7-CCE9431645EC}">
                        <a14:shadowObscured xmlns:a14="http://schemas.microsoft.com/office/drawing/2010/main"/>
                      </a:ext>
                    </a:extLst>
                  </pic:spPr>
                </pic:pic>
              </a:graphicData>
            </a:graphic>
          </wp:inline>
        </w:drawing>
      </w:r>
    </w:p>
    <w:p w14:paraId="7C958DC0" w14:textId="77777777" w:rsidR="00BB1593" w:rsidRDefault="00BB1593" w:rsidP="00BB1593"/>
    <w:p w14:paraId="106C0B2B" w14:textId="77777777" w:rsidR="00BB1593" w:rsidRDefault="00BB1593" w:rsidP="005E77D6">
      <w:pPr>
        <w:pStyle w:val="ListParagraph"/>
        <w:numPr>
          <w:ilvl w:val="0"/>
          <w:numId w:val="50"/>
        </w:numPr>
        <w:ind w:left="720"/>
      </w:pPr>
      <w:r>
        <w:rPr>
          <w:lang w:eastAsia="x-none"/>
        </w:rPr>
        <w:t xml:space="preserve">Click </w:t>
      </w:r>
      <w:r w:rsidRPr="003941EE">
        <w:rPr>
          <w:b/>
          <w:lang w:eastAsia="x-none"/>
        </w:rPr>
        <w:t>Browse</w:t>
      </w:r>
      <w:r w:rsidRPr="003941EE">
        <w:rPr>
          <w:lang w:eastAsia="x-none"/>
        </w:rPr>
        <w:t>,</w:t>
      </w:r>
      <w:r>
        <w:rPr>
          <w:lang w:eastAsia="x-none"/>
        </w:rPr>
        <w:t xml:space="preserve"> select </w:t>
      </w:r>
      <w:r w:rsidRPr="003941EE">
        <w:rPr>
          <w:i/>
          <w:lang w:eastAsia="x-none"/>
        </w:rPr>
        <w:t>Dialogic.mp4</w:t>
      </w:r>
      <w:r>
        <w:rPr>
          <w:lang w:eastAsia="x-none"/>
        </w:rPr>
        <w:t xml:space="preserve"> in the Dialogic JSR 309 Connector distribution folder, and click </w:t>
      </w:r>
      <w:r>
        <w:rPr>
          <w:b/>
          <w:lang w:eastAsia="x-none"/>
        </w:rPr>
        <w:t>Upload</w:t>
      </w:r>
      <w:r>
        <w:rPr>
          <w:lang w:eastAsia="x-none"/>
        </w:rPr>
        <w:t>.</w:t>
      </w:r>
    </w:p>
    <w:p w14:paraId="1BF5333C" w14:textId="77777777" w:rsidR="00BB1593" w:rsidRDefault="00BB1593" w:rsidP="00BB1593">
      <w:pPr>
        <w:ind w:left="720"/>
      </w:pPr>
      <w:r>
        <w:rPr>
          <w:noProof/>
        </w:rPr>
        <w:drawing>
          <wp:inline distT="0" distB="0" distL="0" distR="0" wp14:anchorId="3C59FC65" wp14:editId="63347546">
            <wp:extent cx="390525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5726" t="6915" r="3965" b="7979"/>
                    <a:stretch/>
                  </pic:blipFill>
                  <pic:spPr bwMode="auto">
                    <a:xfrm>
                      <a:off x="0" y="0"/>
                      <a:ext cx="390525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28BB4AA2" w14:textId="77777777" w:rsidR="00BB1593" w:rsidRDefault="00BB1593" w:rsidP="00BB1593">
      <w:pPr>
        <w:ind w:left="720"/>
      </w:pPr>
    </w:p>
    <w:p w14:paraId="342AE76B" w14:textId="77777777" w:rsidR="00BB1593" w:rsidRPr="00366D5D" w:rsidRDefault="00BB1593" w:rsidP="00BB1593">
      <w:r>
        <w:t xml:space="preserve">Once uploaded, the </w:t>
      </w:r>
      <w:r>
        <w:rPr>
          <w:i/>
        </w:rPr>
        <w:t>Dialogic.mp4</w:t>
      </w:r>
      <w:r>
        <w:t xml:space="preserve"> media file is stored in the appropriate location for the Dialogic JSR 309 Verification Application to use it as per its configuration.</w:t>
      </w:r>
    </w:p>
    <w:p w14:paraId="6CFCC10B" w14:textId="77777777" w:rsidR="00BB1593" w:rsidRDefault="00BB1593" w:rsidP="00BB1593">
      <w:r>
        <w:rPr>
          <w:noProof/>
        </w:rPr>
        <w:drawing>
          <wp:inline distT="0" distB="0" distL="0" distR="0" wp14:anchorId="6E83DC50" wp14:editId="53A7D9C1">
            <wp:extent cx="4429125" cy="1181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9125" cy="1181100"/>
                    </a:xfrm>
                    <a:prstGeom prst="rect">
                      <a:avLst/>
                    </a:prstGeom>
                    <a:noFill/>
                    <a:ln>
                      <a:noFill/>
                    </a:ln>
                  </pic:spPr>
                </pic:pic>
              </a:graphicData>
            </a:graphic>
          </wp:inline>
        </w:drawing>
      </w:r>
    </w:p>
    <w:p w14:paraId="3786C6A5" w14:textId="77777777" w:rsidR="00BB1593" w:rsidRDefault="00BB1593" w:rsidP="00BB1593"/>
    <w:p w14:paraId="7EB4BEFE" w14:textId="0BD2D7A4" w:rsidR="00FA4AB9" w:rsidRDefault="00FA4AB9" w:rsidP="001340A5">
      <w:pPr>
        <w:pStyle w:val="Heading2"/>
      </w:pPr>
      <w:bookmarkStart w:id="54" w:name="_Running_the_Dialogic"/>
      <w:bookmarkStart w:id="55" w:name="_Toc446324846"/>
      <w:bookmarkEnd w:id="54"/>
      <w:r>
        <w:lastRenderedPageBreak/>
        <w:t>Running</w:t>
      </w:r>
      <w:r w:rsidR="008B62FB">
        <w:t xml:space="preserve"> the Dialogic JSR 309</w:t>
      </w:r>
      <w:r>
        <w:t xml:space="preserve"> Verification Application</w:t>
      </w:r>
      <w:bookmarkEnd w:id="55"/>
    </w:p>
    <w:p w14:paraId="7710137A" w14:textId="19006F9E" w:rsidR="00FA4AB9" w:rsidRDefault="00BB58B4" w:rsidP="001340A5">
      <w:pPr>
        <w:keepNext/>
      </w:pPr>
      <w:r>
        <w:t xml:space="preserve">The Verification Application listens for incoming SIP and WebRTC calls and plays a </w:t>
      </w:r>
      <w:r w:rsidRPr="004E0968">
        <w:rPr>
          <w:i/>
        </w:rPr>
        <w:t>Dialogic.mp4</w:t>
      </w:r>
      <w:r>
        <w:t xml:space="preserve"> audio/video file. Based on the type of connection with the client (audio only, audio/video, or video only), it will play the appropriate media type to the client. For example, if the client supports an audio only connection, then only the audio portion of the sample .mp4 file will be played.</w:t>
      </w:r>
    </w:p>
    <w:p w14:paraId="3EC81D3E" w14:textId="40C6CC87" w:rsidR="004676D0" w:rsidRDefault="004676D0" w:rsidP="00FA4AB9">
      <w:r>
        <w:t>Follow these steps:</w:t>
      </w:r>
    </w:p>
    <w:p w14:paraId="1E1698FC" w14:textId="77777777" w:rsidR="004676D0" w:rsidRDefault="004676D0" w:rsidP="005E77D6">
      <w:pPr>
        <w:numPr>
          <w:ilvl w:val="0"/>
          <w:numId w:val="5"/>
        </w:numPr>
      </w:pPr>
      <w:r>
        <w:t>Configure platform SIP routing using SIP Servlets Management</w:t>
      </w:r>
    </w:p>
    <w:p w14:paraId="63F7BDA2" w14:textId="59F689EE" w:rsidR="004676D0" w:rsidRDefault="004676D0" w:rsidP="005E77D6">
      <w:pPr>
        <w:numPr>
          <w:ilvl w:val="0"/>
          <w:numId w:val="5"/>
        </w:numPr>
      </w:pPr>
      <w:r>
        <w:t>Dial into</w:t>
      </w:r>
      <w:r w:rsidR="008B62FB">
        <w:t xml:space="preserve"> the Dialogic JSR 309</w:t>
      </w:r>
      <w:r>
        <w:t xml:space="preserve"> Verification Demo</w:t>
      </w:r>
    </w:p>
    <w:p w14:paraId="3232D1A2" w14:textId="5548D1AF" w:rsidR="004676D0" w:rsidRDefault="004676D0" w:rsidP="00263604">
      <w:pPr>
        <w:pStyle w:val="Heading3"/>
      </w:pPr>
      <w:bookmarkStart w:id="56" w:name="_Toc446324847"/>
      <w:r>
        <w:t xml:space="preserve">Configure </w:t>
      </w:r>
      <w:r w:rsidR="00813F8D">
        <w:rPr>
          <w:lang w:val="en-US"/>
        </w:rPr>
        <w:t>P</w:t>
      </w:r>
      <w:r w:rsidR="00813F8D">
        <w:t xml:space="preserve">latform </w:t>
      </w:r>
      <w:r>
        <w:t xml:space="preserve">SIP </w:t>
      </w:r>
      <w:r w:rsidR="00813F8D">
        <w:rPr>
          <w:lang w:val="en-US"/>
        </w:rPr>
        <w:t>R</w:t>
      </w:r>
      <w:r w:rsidR="00813F8D">
        <w:t xml:space="preserve">outing </w:t>
      </w:r>
      <w:r w:rsidR="00813F8D">
        <w:rPr>
          <w:lang w:val="en-US"/>
        </w:rPr>
        <w:t>U</w:t>
      </w:r>
      <w:r w:rsidR="00813F8D">
        <w:t xml:space="preserve">sing </w:t>
      </w:r>
      <w:r>
        <w:t>SIP Servlets Management</w:t>
      </w:r>
      <w:bookmarkEnd w:id="56"/>
    </w:p>
    <w:p w14:paraId="57D36E41" w14:textId="65A110F8" w:rsidR="00FA4AB9" w:rsidRDefault="00FA4AB9" w:rsidP="00FA4AB9">
      <w:r>
        <w:t xml:space="preserve">Before the deployed application can process SIP messages, it needs to be configured in </w:t>
      </w:r>
      <w:r w:rsidR="00813F8D">
        <w:t xml:space="preserve">the </w:t>
      </w:r>
      <w:r>
        <w:t>SIP Servlets Management console:</w:t>
      </w:r>
    </w:p>
    <w:p w14:paraId="13D59162" w14:textId="77777777" w:rsidR="00813F8D" w:rsidRDefault="00813F8D" w:rsidP="004E4BFF">
      <w:pPr>
        <w:pStyle w:val="Example"/>
      </w:pPr>
      <w:r>
        <w:t>http://&lt;AS_IP_Address&gt;:8080/</w:t>
      </w:r>
    </w:p>
    <w:p w14:paraId="702A5C50" w14:textId="43BB93CA" w:rsidR="00B86EC2" w:rsidRDefault="00B86EC2" w:rsidP="00162C25">
      <w:r>
        <w:t xml:space="preserve">Log in with </w:t>
      </w:r>
      <w:r w:rsidR="00813F8D">
        <w:t xml:space="preserve">the credentials set up </w:t>
      </w:r>
      <w:r w:rsidR="00813F8D" w:rsidRPr="004E4BFF">
        <w:rPr>
          <w:i/>
        </w:rPr>
        <w:t>in</w:t>
      </w:r>
      <w:r w:rsidRPr="004E4BFF">
        <w:rPr>
          <w:i/>
        </w:rPr>
        <w:t xml:space="preserve"> t</w:t>
      </w:r>
      <w:r w:rsidR="00736F36" w:rsidRPr="004E4BFF">
        <w:rPr>
          <w:i/>
        </w:rPr>
        <w:t>omcat-users.xml</w:t>
      </w:r>
      <w:r w:rsidR="00813F8D">
        <w:t xml:space="preserve">. Refer to </w:t>
      </w:r>
      <w:hyperlink w:anchor="_TeleStax_Verification" w:history="1">
        <w:r w:rsidR="00813F8D" w:rsidRPr="00813F8D">
          <w:rPr>
            <w:rStyle w:val="Hyperlink"/>
          </w:rPr>
          <w:t>TeleStax Verification</w:t>
        </w:r>
      </w:hyperlink>
      <w:r w:rsidR="00813F8D">
        <w:t xml:space="preserve"> for details</w:t>
      </w:r>
      <w:r w:rsidR="00B344B8">
        <w:t xml:space="preserve">, and then click </w:t>
      </w:r>
      <w:r w:rsidR="00B344B8" w:rsidRPr="00BB58B4">
        <w:rPr>
          <w:b/>
        </w:rPr>
        <w:t>Manager App</w:t>
      </w:r>
      <w:r w:rsidR="00B344B8">
        <w:t xml:space="preserve"> on the top right of the window.</w:t>
      </w:r>
      <w:r w:rsidR="00B344B8" w:rsidDel="00813F8D">
        <w:t xml:space="preserve"> </w:t>
      </w:r>
    </w:p>
    <w:p w14:paraId="7F3AFE73" w14:textId="65A4F8EA" w:rsidR="00BB1593" w:rsidRDefault="00BB1593" w:rsidP="00263604">
      <w:pPr>
        <w:pStyle w:val="Note"/>
        <w:rPr>
          <w:noProof/>
        </w:rPr>
      </w:pPr>
      <w:r w:rsidRPr="00263604">
        <w:rPr>
          <w:b/>
          <w:noProof/>
        </w:rPr>
        <w:t>Note:</w:t>
      </w:r>
      <w:r>
        <w:rPr>
          <w:noProof/>
        </w:rPr>
        <w:t xml:space="preserve"> You might be asked to enter your login credentials again.</w:t>
      </w:r>
    </w:p>
    <w:p w14:paraId="24245DF4" w14:textId="0509A93C" w:rsidR="00B86EC2" w:rsidRPr="00CF7301" w:rsidRDefault="00F16D54" w:rsidP="00CF7301">
      <w:r>
        <w:rPr>
          <w:noProof/>
        </w:rPr>
        <w:drawing>
          <wp:inline distT="0" distB="0" distL="0" distR="0" wp14:anchorId="664DE503" wp14:editId="59D2BF81">
            <wp:extent cx="5947410" cy="45002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4500245"/>
                    </a:xfrm>
                    <a:prstGeom prst="rect">
                      <a:avLst/>
                    </a:prstGeom>
                    <a:noFill/>
                    <a:ln>
                      <a:noFill/>
                    </a:ln>
                  </pic:spPr>
                </pic:pic>
              </a:graphicData>
            </a:graphic>
          </wp:inline>
        </w:drawing>
      </w:r>
    </w:p>
    <w:p w14:paraId="0A099280" w14:textId="50517A06" w:rsidR="00B86EC2" w:rsidRDefault="00B86EC2" w:rsidP="007B601E">
      <w:pPr>
        <w:rPr>
          <w:noProof/>
        </w:rPr>
      </w:pPr>
    </w:p>
    <w:p w14:paraId="3E354477" w14:textId="77777777" w:rsidR="00486EBF" w:rsidRDefault="002453F4" w:rsidP="005E77D6">
      <w:pPr>
        <w:pStyle w:val="ListParagraph"/>
        <w:keepNext/>
        <w:numPr>
          <w:ilvl w:val="0"/>
          <w:numId w:val="32"/>
        </w:numPr>
        <w:rPr>
          <w:noProof/>
        </w:rPr>
      </w:pPr>
      <w:r>
        <w:rPr>
          <w:noProof/>
        </w:rPr>
        <w:lastRenderedPageBreak/>
        <w:t>Click</w:t>
      </w:r>
      <w:r w:rsidR="00BF5478">
        <w:rPr>
          <w:noProof/>
        </w:rPr>
        <w:t xml:space="preserve"> </w:t>
      </w:r>
      <w:r w:rsidR="00BF5478" w:rsidRPr="004E4BFF">
        <w:rPr>
          <w:b/>
          <w:noProof/>
        </w:rPr>
        <w:t>sip-servlets-management</w:t>
      </w:r>
      <w:r w:rsidR="00BF5478">
        <w:rPr>
          <w:noProof/>
        </w:rPr>
        <w:t>.</w:t>
      </w:r>
      <w:r w:rsidR="00486EBF" w:rsidRPr="00486EBF">
        <w:rPr>
          <w:noProof/>
        </w:rPr>
        <w:t xml:space="preserve"> </w:t>
      </w:r>
    </w:p>
    <w:p w14:paraId="2C45E216" w14:textId="1C9060C0" w:rsidR="00B86EC2" w:rsidRDefault="00486EBF" w:rsidP="00486EBF">
      <w:pPr>
        <w:rPr>
          <w:noProof/>
        </w:rPr>
      </w:pPr>
      <w:r>
        <w:rPr>
          <w:noProof/>
        </w:rPr>
        <w:drawing>
          <wp:inline distT="0" distB="0" distL="0" distR="0" wp14:anchorId="080205FC" wp14:editId="50AC42B4">
            <wp:extent cx="5947410" cy="4675505"/>
            <wp:effectExtent l="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4675505"/>
                    </a:xfrm>
                    <a:prstGeom prst="rect">
                      <a:avLst/>
                    </a:prstGeom>
                    <a:noFill/>
                    <a:ln>
                      <a:noFill/>
                    </a:ln>
                  </pic:spPr>
                </pic:pic>
              </a:graphicData>
            </a:graphic>
          </wp:inline>
        </w:drawing>
      </w:r>
    </w:p>
    <w:p w14:paraId="4D29CC98" w14:textId="0AAF3328" w:rsidR="007B601E" w:rsidRDefault="00486EBF" w:rsidP="005E77D6">
      <w:pPr>
        <w:pStyle w:val="ListParagraph"/>
        <w:numPr>
          <w:ilvl w:val="0"/>
          <w:numId w:val="32"/>
        </w:numPr>
      </w:pPr>
      <w:r>
        <w:rPr>
          <w:noProof/>
        </w:rPr>
        <w:t xml:space="preserve">In the </w:t>
      </w:r>
      <w:r>
        <w:rPr>
          <w:b/>
          <w:noProof/>
        </w:rPr>
        <w:t>SIP Servlets Management Console</w:t>
      </w:r>
      <w:r>
        <w:rPr>
          <w:noProof/>
        </w:rPr>
        <w:t xml:space="preserve">, </w:t>
      </w:r>
      <w:r>
        <w:t>c</w:t>
      </w:r>
      <w:r w:rsidR="002453F4">
        <w:t>lick</w:t>
      </w:r>
      <w:r>
        <w:t xml:space="preserve"> the</w:t>
      </w:r>
      <w:r w:rsidR="007B601E">
        <w:t xml:space="preserve"> </w:t>
      </w:r>
      <w:r w:rsidR="007B601E" w:rsidRPr="0009255C">
        <w:rPr>
          <w:b/>
        </w:rPr>
        <w:t>INVITE</w:t>
      </w:r>
      <w:r w:rsidR="007B601E">
        <w:t xml:space="preserve"> tab and select </w:t>
      </w:r>
      <w:r w:rsidR="003545CA">
        <w:rPr>
          <w:b/>
        </w:rPr>
        <w:t>dlgc_sample_demo</w:t>
      </w:r>
      <w:r w:rsidR="007B601E">
        <w:t xml:space="preserve"> </w:t>
      </w:r>
      <w:r>
        <w:t xml:space="preserve">in the </w:t>
      </w:r>
      <w:r w:rsidR="007B601E" w:rsidRPr="0009255C">
        <w:rPr>
          <w:b/>
        </w:rPr>
        <w:t>SIP Application Name</w:t>
      </w:r>
      <w:r>
        <w:rPr>
          <w:b/>
        </w:rPr>
        <w:t xml:space="preserve"> </w:t>
      </w:r>
      <w:r>
        <w:t>field</w:t>
      </w:r>
      <w:r w:rsidR="00CD2B0D">
        <w:t>.</w:t>
      </w:r>
    </w:p>
    <w:p w14:paraId="579ACCB7" w14:textId="7C1D62B6" w:rsidR="007B601E" w:rsidRDefault="00F16D54" w:rsidP="007B601E">
      <w:r>
        <w:rPr>
          <w:noProof/>
        </w:rPr>
        <w:drawing>
          <wp:inline distT="0" distB="0" distL="0" distR="0" wp14:anchorId="02DD332C" wp14:editId="14F7A90F">
            <wp:extent cx="5247640" cy="179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7640" cy="1797050"/>
                    </a:xfrm>
                    <a:prstGeom prst="rect">
                      <a:avLst/>
                    </a:prstGeom>
                    <a:noFill/>
                    <a:ln>
                      <a:noFill/>
                    </a:ln>
                  </pic:spPr>
                </pic:pic>
              </a:graphicData>
            </a:graphic>
          </wp:inline>
        </w:drawing>
      </w:r>
    </w:p>
    <w:p w14:paraId="68AC7F17" w14:textId="5E92D69F" w:rsidR="00A24547" w:rsidRDefault="007B601E" w:rsidP="005E77D6">
      <w:pPr>
        <w:pStyle w:val="ListParagraph"/>
        <w:numPr>
          <w:ilvl w:val="0"/>
          <w:numId w:val="32"/>
        </w:numPr>
      </w:pPr>
      <w:r>
        <w:t xml:space="preserve">Click </w:t>
      </w:r>
      <w:r w:rsidRPr="00962CA2">
        <w:rPr>
          <w:b/>
        </w:rPr>
        <w:t>Apply Changes</w:t>
      </w:r>
      <w:r>
        <w:t xml:space="preserve"> button</w:t>
      </w:r>
      <w:r w:rsidR="00962CA2">
        <w:t>. The following</w:t>
      </w:r>
      <w:r>
        <w:t xml:space="preserve"> message on the bottom of </w:t>
      </w:r>
      <w:r w:rsidR="00962CA2">
        <w:t xml:space="preserve">the </w:t>
      </w:r>
      <w:r>
        <w:t xml:space="preserve">screen will confirm </w:t>
      </w:r>
      <w:r w:rsidR="00CD2B0D">
        <w:t>success</w:t>
      </w:r>
      <w:r w:rsidR="00962CA2">
        <w:t xml:space="preserve"> if the Application Server is configured to use the newly deployed application.</w:t>
      </w:r>
    </w:p>
    <w:p w14:paraId="4905B3CD" w14:textId="77777777" w:rsidR="00962CA2" w:rsidRDefault="00962CA2" w:rsidP="004E4BFF">
      <w:pPr>
        <w:pStyle w:val="ExampleIndent"/>
      </w:pPr>
      <w:r>
        <w:t>[INFO] DAR Information successfully updated</w:t>
      </w:r>
    </w:p>
    <w:p w14:paraId="1C478EFF" w14:textId="7B6EBFBD" w:rsidR="004676D0" w:rsidRDefault="004676D0" w:rsidP="00263604">
      <w:pPr>
        <w:pStyle w:val="Heading3"/>
      </w:pPr>
      <w:bookmarkStart w:id="57" w:name="_Toc446324848"/>
      <w:r>
        <w:lastRenderedPageBreak/>
        <w:t>Dial in</w:t>
      </w:r>
      <w:r w:rsidR="00962CA2">
        <w:rPr>
          <w:lang w:val="en-US"/>
        </w:rPr>
        <w:t xml:space="preserve"> </w:t>
      </w:r>
      <w:r>
        <w:t>to</w:t>
      </w:r>
      <w:r w:rsidR="008B62FB">
        <w:t xml:space="preserve"> the Dialogic JSR 309</w:t>
      </w:r>
      <w:r>
        <w:t xml:space="preserve"> Verification Demo</w:t>
      </w:r>
      <w:bookmarkEnd w:id="57"/>
    </w:p>
    <w:p w14:paraId="69BC73CA" w14:textId="412BF39F" w:rsidR="00962CA2" w:rsidRDefault="00962CA2" w:rsidP="00962CA2">
      <w:pPr>
        <w:keepNext/>
      </w:pPr>
      <w:r>
        <w:t xml:space="preserve">The Dialogic JSR 309 Verification Demo (player) has been written to support both SIP and WebRTC (Chrome </w:t>
      </w:r>
      <w:r w:rsidR="004221D3">
        <w:t xml:space="preserve">and Firefox </w:t>
      </w:r>
      <w:r>
        <w:t>only at this time) clients.</w:t>
      </w:r>
    </w:p>
    <w:p w14:paraId="44B51942" w14:textId="77777777" w:rsidR="00962CA2" w:rsidRDefault="00962CA2" w:rsidP="00962CA2">
      <w:pPr>
        <w:keepNext/>
      </w:pPr>
      <w:r>
        <w:t>Dial in to a SIP client as follows:</w:t>
      </w:r>
    </w:p>
    <w:p w14:paraId="7296D6C9" w14:textId="77777777" w:rsidR="00962CA2" w:rsidRDefault="00962CA2" w:rsidP="005E77D6">
      <w:pPr>
        <w:keepNext/>
        <w:numPr>
          <w:ilvl w:val="0"/>
          <w:numId w:val="4"/>
        </w:numPr>
      </w:pPr>
      <w:r>
        <w:t>Have a SIP client configured for the supported audio codec.</w:t>
      </w:r>
    </w:p>
    <w:p w14:paraId="1FBAC6BF" w14:textId="77777777" w:rsidR="00962CA2" w:rsidRDefault="00962CA2" w:rsidP="005E77D6">
      <w:pPr>
        <w:numPr>
          <w:ilvl w:val="0"/>
          <w:numId w:val="4"/>
        </w:numPr>
      </w:pPr>
      <w:r>
        <w:t>Place a call into the Application Server with the following URI:</w:t>
      </w:r>
    </w:p>
    <w:p w14:paraId="5B674C40" w14:textId="77777777" w:rsidR="00962CA2" w:rsidRPr="00F75BCE" w:rsidRDefault="00962CA2" w:rsidP="00962CA2">
      <w:pPr>
        <w:pStyle w:val="Example"/>
        <w:ind w:left="720"/>
      </w:pPr>
      <w:r>
        <w:t>player@&lt;as_ip_address&gt;:5080</w:t>
      </w:r>
    </w:p>
    <w:p w14:paraId="24E51C4D" w14:textId="77777777" w:rsidR="00962CA2" w:rsidRPr="009F37B9" w:rsidRDefault="00962CA2" w:rsidP="00962CA2">
      <w:pPr>
        <w:ind w:left="720"/>
        <w:rPr>
          <w:b/>
        </w:rPr>
      </w:pPr>
      <w:r>
        <w:t>With successful configuration, the sample verification .mp4 should be heard and/or seen.</w:t>
      </w:r>
    </w:p>
    <w:p w14:paraId="047B82C7" w14:textId="77777777" w:rsidR="00962CA2" w:rsidRDefault="00962CA2" w:rsidP="00962CA2">
      <w:r>
        <w:t>Dial in to a WebRTC client as follows:</w:t>
      </w:r>
    </w:p>
    <w:p w14:paraId="06C15B4C" w14:textId="77777777" w:rsidR="00962CA2" w:rsidRPr="00CB3D4B" w:rsidRDefault="00962CA2" w:rsidP="004E4BFF">
      <w:pPr>
        <w:pStyle w:val="Note"/>
      </w:pPr>
      <w:r w:rsidRPr="00962CA2">
        <w:rPr>
          <w:b/>
        </w:rPr>
        <w:t>Note:</w:t>
      </w:r>
      <w:r w:rsidRPr="00CB3D4B">
        <w:t xml:space="preserve"> With </w:t>
      </w:r>
      <w:r>
        <w:t xml:space="preserve">the </w:t>
      </w:r>
      <w:r w:rsidRPr="00CB3D4B">
        <w:t>newest versions of browsers</w:t>
      </w:r>
      <w:r>
        <w:t>,</w:t>
      </w:r>
      <w:r w:rsidRPr="00CB3D4B">
        <w:t xml:space="preserve"> WebRTC media functionality </w:t>
      </w:r>
      <w:r>
        <w:t>and</w:t>
      </w:r>
      <w:r w:rsidRPr="00CB3D4B">
        <w:t xml:space="preserve"> WebSocket support </w:t>
      </w:r>
      <w:r>
        <w:t>are</w:t>
      </w:r>
      <w:r w:rsidRPr="00CB3D4B">
        <w:t xml:space="preserve"> only allowed via </w:t>
      </w:r>
      <w:r>
        <w:t xml:space="preserve">a </w:t>
      </w:r>
      <w:r w:rsidRPr="00CB3D4B">
        <w:t xml:space="preserve">secure web connection (HTTPS). The J2EE platform will need to be configured for HTTPS in order for </w:t>
      </w:r>
      <w:r>
        <w:t xml:space="preserve">a </w:t>
      </w:r>
      <w:r w:rsidRPr="00CB3D4B">
        <w:t xml:space="preserve">WebRTC Client to work. </w:t>
      </w:r>
      <w:r>
        <w:t>F</w:t>
      </w:r>
      <w:r w:rsidRPr="00CB3D4B">
        <w:t xml:space="preserve">ollow </w:t>
      </w:r>
      <w:r>
        <w:t xml:space="preserve">the </w:t>
      </w:r>
      <w:r w:rsidRPr="00CB3D4B">
        <w:t xml:space="preserve">online documentation </w:t>
      </w:r>
      <w:r>
        <w:t>of</w:t>
      </w:r>
      <w:r w:rsidRPr="00CB3D4B">
        <w:t xml:space="preserve"> the platform for </w:t>
      </w:r>
      <w:r>
        <w:t xml:space="preserve">HTTPS </w:t>
      </w:r>
      <w:r w:rsidRPr="00CB3D4B">
        <w:t>configuration instructions</w:t>
      </w:r>
      <w:r>
        <w:t>.</w:t>
      </w:r>
    </w:p>
    <w:p w14:paraId="38DFFEA8" w14:textId="4E2DE76A" w:rsidR="00962CA2" w:rsidRDefault="00962CA2" w:rsidP="005E77D6">
      <w:pPr>
        <w:numPr>
          <w:ilvl w:val="0"/>
          <w:numId w:val="14"/>
        </w:numPr>
      </w:pPr>
      <w:r>
        <w:t xml:space="preserve">Open a Chrome </w:t>
      </w:r>
      <w:r w:rsidR="004221D3">
        <w:t xml:space="preserve">or Firefox </w:t>
      </w:r>
      <w:r>
        <w:t>web browser.</w:t>
      </w:r>
    </w:p>
    <w:p w14:paraId="04395484" w14:textId="77777777" w:rsidR="00962CA2" w:rsidRDefault="00962CA2" w:rsidP="005E77D6">
      <w:pPr>
        <w:pStyle w:val="ListParagraph"/>
        <w:numPr>
          <w:ilvl w:val="0"/>
          <w:numId w:val="14"/>
        </w:numPr>
      </w:pPr>
      <w:r>
        <w:t>Navigate to the following URL: https://&lt;AS_Platform_IP&gt;:8443/dlgc_sample_demo/DemoGUI/index.html</w:t>
      </w:r>
    </w:p>
    <w:p w14:paraId="266C0B7F" w14:textId="77777777" w:rsidR="00962CA2" w:rsidRDefault="00962CA2" w:rsidP="005E77D6">
      <w:pPr>
        <w:numPr>
          <w:ilvl w:val="0"/>
          <w:numId w:val="14"/>
        </w:numPr>
      </w:pPr>
      <w:r>
        <w:t xml:space="preserve">Click </w:t>
      </w:r>
      <w:r>
        <w:rPr>
          <w:b/>
        </w:rPr>
        <w:t>Play</w:t>
      </w:r>
      <w:r>
        <w:t>.</w:t>
      </w:r>
    </w:p>
    <w:p w14:paraId="10945C1A" w14:textId="77777777" w:rsidR="0025433F" w:rsidRDefault="00A24547" w:rsidP="0006659D">
      <w:pPr>
        <w:pStyle w:val="Heading1"/>
        <w:rPr>
          <w:lang w:val="en-US"/>
        </w:rPr>
      </w:pPr>
      <w:bookmarkStart w:id="58" w:name="test_servlets_htm"/>
      <w:bookmarkStart w:id="59" w:name="_Test_Servlets"/>
      <w:bookmarkStart w:id="60" w:name="_Dialogic_JSR_309"/>
      <w:bookmarkStart w:id="61" w:name="_Toc446324849"/>
      <w:bookmarkEnd w:id="58"/>
      <w:bookmarkEnd w:id="59"/>
      <w:bookmarkEnd w:id="60"/>
      <w:r>
        <w:rPr>
          <w:lang w:val="en-US"/>
        </w:rPr>
        <w:lastRenderedPageBreak/>
        <w:t xml:space="preserve">Dialogic JSR 309 Verification </w:t>
      </w:r>
      <w:r w:rsidR="0006659D" w:rsidRPr="0006659D">
        <w:t>Application</w:t>
      </w:r>
      <w:bookmarkEnd w:id="61"/>
    </w:p>
    <w:p w14:paraId="269E00CD" w14:textId="77777777" w:rsidR="003545CA" w:rsidRDefault="003545CA" w:rsidP="003545CA">
      <w:pPr>
        <w:pStyle w:val="Heading2"/>
      </w:pPr>
      <w:bookmarkStart w:id="62" w:name="_Toc438980831"/>
      <w:bookmarkStart w:id="63" w:name="_Toc446324850"/>
      <w:r>
        <w:t>About</w:t>
      </w:r>
      <w:bookmarkEnd w:id="62"/>
      <w:bookmarkEnd w:id="63"/>
    </w:p>
    <w:p w14:paraId="50A43018" w14:textId="77777777" w:rsidR="00E13D86" w:rsidRDefault="00E13D86" w:rsidP="00E13D86">
      <w:pPr>
        <w:rPr>
          <w:lang w:eastAsia="x-none"/>
        </w:rPr>
      </w:pPr>
      <w:r>
        <w:rPr>
          <w:lang w:eastAsia="x-none"/>
        </w:rPr>
        <w:t>The Dialogic JSR 309 Verification Application is provided with each platform specific package for two reasons:</w:t>
      </w:r>
    </w:p>
    <w:p w14:paraId="45D5F404" w14:textId="77777777" w:rsidR="00E13D86" w:rsidRDefault="00E13D86" w:rsidP="005E77D6">
      <w:pPr>
        <w:numPr>
          <w:ilvl w:val="0"/>
          <w:numId w:val="33"/>
        </w:numPr>
        <w:rPr>
          <w:lang w:eastAsia="x-none"/>
        </w:rPr>
      </w:pPr>
      <w:r>
        <w:rPr>
          <w:lang w:eastAsia="x-none"/>
        </w:rPr>
        <w:t>The application (WAR file), which uses the Dialogic JSR 309 Connector, is provided as a tool to verify the Application Server platform and Dialogic PowerMedia XMS operation.</w:t>
      </w:r>
    </w:p>
    <w:p w14:paraId="3BFF1B7D" w14:textId="77777777" w:rsidR="00E13D86" w:rsidRDefault="00E13D86" w:rsidP="005E77D6">
      <w:pPr>
        <w:numPr>
          <w:ilvl w:val="0"/>
          <w:numId w:val="33"/>
        </w:numPr>
        <w:rPr>
          <w:lang w:eastAsia="x-none"/>
        </w:rPr>
      </w:pPr>
      <w:r>
        <w:rPr>
          <w:lang w:eastAsia="x-none"/>
        </w:rPr>
        <w:t>The application project source has all the necessary components required to create a platform-specific application using the Dialogic JSR 309 Connector. This can quickly help clarify various steps that are required in the J2EE application using the Dialogic JSR 309 Connector. It includes the following:</w:t>
      </w:r>
    </w:p>
    <w:p w14:paraId="44CE62AD" w14:textId="77777777" w:rsidR="00E13D86" w:rsidRDefault="00E13D86" w:rsidP="005E77D6">
      <w:pPr>
        <w:numPr>
          <w:ilvl w:val="1"/>
          <w:numId w:val="15"/>
        </w:numPr>
        <w:rPr>
          <w:lang w:eastAsia="x-none"/>
        </w:rPr>
      </w:pPr>
      <w:r>
        <w:rPr>
          <w:lang w:eastAsia="x-none"/>
        </w:rPr>
        <w:t>Provides steps on how to create an application (WAR file) to run in a specific J2EE AS platform</w:t>
      </w:r>
    </w:p>
    <w:p w14:paraId="3CAC5FA3" w14:textId="77777777" w:rsidR="00E13D86" w:rsidRDefault="00E13D86" w:rsidP="005E77D6">
      <w:pPr>
        <w:numPr>
          <w:ilvl w:val="1"/>
          <w:numId w:val="15"/>
        </w:numPr>
        <w:rPr>
          <w:lang w:eastAsia="x-none"/>
        </w:rPr>
      </w:pPr>
      <w:r>
        <w:rPr>
          <w:lang w:eastAsia="x-none"/>
        </w:rPr>
        <w:t>Illustrates application initialization steps</w:t>
      </w:r>
    </w:p>
    <w:p w14:paraId="3BDDD36C" w14:textId="77777777" w:rsidR="00E13D86" w:rsidRDefault="00E13D86" w:rsidP="005E77D6">
      <w:pPr>
        <w:numPr>
          <w:ilvl w:val="1"/>
          <w:numId w:val="15"/>
        </w:numPr>
        <w:rPr>
          <w:lang w:eastAsia="x-none"/>
        </w:rPr>
      </w:pPr>
      <w:r>
        <w:rPr>
          <w:lang w:eastAsia="x-none"/>
        </w:rPr>
        <w:t>Illustrates application initialization steps necessary for use with the Dialogic JSR 309 Connector</w:t>
      </w:r>
    </w:p>
    <w:p w14:paraId="48049C98" w14:textId="77777777" w:rsidR="00E13D86" w:rsidRDefault="00E13D86" w:rsidP="005E77D6">
      <w:pPr>
        <w:pStyle w:val="ListParagraph"/>
        <w:numPr>
          <w:ilvl w:val="1"/>
          <w:numId w:val="15"/>
        </w:numPr>
      </w:pPr>
      <w:r>
        <w:t>Illustrates the steps the application needs to take in order to work with SIP and/or web based multimedia (WebRTC) clients (provided that the chosen platform provides support for server side WebSockets).</w:t>
      </w:r>
    </w:p>
    <w:p w14:paraId="598F0133" w14:textId="77777777" w:rsidR="003545CA" w:rsidRDefault="003545CA" w:rsidP="003545CA">
      <w:pPr>
        <w:pStyle w:val="Heading2"/>
      </w:pPr>
      <w:bookmarkStart w:id="64" w:name="_Toc438980832"/>
      <w:bookmarkStart w:id="65" w:name="_Toc446324851"/>
      <w:r>
        <w:t>The Details</w:t>
      </w:r>
      <w:bookmarkEnd w:id="64"/>
      <w:bookmarkEnd w:id="65"/>
    </w:p>
    <w:p w14:paraId="7AEFEBDD" w14:textId="7279DBCC" w:rsidR="0017411E" w:rsidRDefault="0017411E" w:rsidP="0017411E">
      <w:r>
        <w:t xml:space="preserve">This section details the different areas of the Verification Application for </w:t>
      </w:r>
      <w:r w:rsidR="00C46A0B">
        <w:t xml:space="preserve">a </w:t>
      </w:r>
      <w:r>
        <w:t>better understanding of the basic, necessary steps for any application.</w:t>
      </w:r>
    </w:p>
    <w:p w14:paraId="6138698E" w14:textId="77777777" w:rsidR="0017411E" w:rsidRDefault="0017411E" w:rsidP="005E77D6">
      <w:pPr>
        <w:numPr>
          <w:ilvl w:val="0"/>
          <w:numId w:val="16"/>
        </w:numPr>
        <w:rPr>
          <w:lang w:eastAsia="x-none"/>
        </w:rPr>
      </w:pPr>
      <w:r>
        <w:rPr>
          <w:lang w:eastAsia="x-none"/>
        </w:rPr>
        <w:t>The application WAR file content</w:t>
      </w:r>
    </w:p>
    <w:p w14:paraId="4C36588F" w14:textId="77777777" w:rsidR="0017411E" w:rsidRDefault="0017411E" w:rsidP="005E77D6">
      <w:pPr>
        <w:numPr>
          <w:ilvl w:val="0"/>
          <w:numId w:val="16"/>
        </w:numPr>
        <w:rPr>
          <w:lang w:eastAsia="x-none"/>
        </w:rPr>
      </w:pPr>
      <w:r>
        <w:rPr>
          <w:lang w:eastAsia="x-none"/>
        </w:rPr>
        <w:t>Application initialization steps</w:t>
      </w:r>
    </w:p>
    <w:p w14:paraId="5BF035F9" w14:textId="77777777" w:rsidR="0017411E" w:rsidRDefault="0017411E" w:rsidP="005E77D6">
      <w:pPr>
        <w:numPr>
          <w:ilvl w:val="0"/>
          <w:numId w:val="16"/>
        </w:numPr>
        <w:rPr>
          <w:lang w:eastAsia="x-none"/>
        </w:rPr>
      </w:pPr>
      <w:r>
        <w:rPr>
          <w:lang w:eastAsia="x-none"/>
        </w:rPr>
        <w:t>Application steps to initialize the Dialogic JSR 309 Connector</w:t>
      </w:r>
    </w:p>
    <w:p w14:paraId="336154DC" w14:textId="3C533B10" w:rsidR="003545CA" w:rsidRDefault="006F3881" w:rsidP="003545CA">
      <w:pPr>
        <w:pStyle w:val="Heading3"/>
      </w:pPr>
      <w:bookmarkStart w:id="66" w:name="_Toc438980833"/>
      <w:bookmarkStart w:id="67" w:name="_Toc446324852"/>
      <w:r>
        <w:rPr>
          <w:lang w:val="en-US"/>
        </w:rPr>
        <w:t>A</w:t>
      </w:r>
      <w:r w:rsidR="003545CA">
        <w:t xml:space="preserve">pplication WAR </w:t>
      </w:r>
      <w:r>
        <w:rPr>
          <w:lang w:val="en-US"/>
        </w:rPr>
        <w:t>F</w:t>
      </w:r>
      <w:r>
        <w:t xml:space="preserve">ile </w:t>
      </w:r>
      <w:bookmarkEnd w:id="66"/>
      <w:r>
        <w:rPr>
          <w:lang w:val="en-US"/>
        </w:rPr>
        <w:t>C</w:t>
      </w:r>
      <w:r>
        <w:t>ontent</w:t>
      </w:r>
      <w:bookmarkEnd w:id="67"/>
    </w:p>
    <w:p w14:paraId="38013EAF" w14:textId="600DA43C" w:rsidR="003545CA" w:rsidRDefault="003545CA" w:rsidP="003545CA">
      <w:pPr>
        <w:rPr>
          <w:lang w:eastAsia="x-none"/>
        </w:rPr>
      </w:pPr>
      <w:r>
        <w:rPr>
          <w:lang w:eastAsia="x-none"/>
        </w:rPr>
        <w:t>Minimum content of the application is illustrated in</w:t>
      </w:r>
      <w:r w:rsidR="008B62FB">
        <w:rPr>
          <w:lang w:eastAsia="x-none"/>
        </w:rPr>
        <w:t xml:space="preserve"> the Dialogic JSR 309</w:t>
      </w:r>
      <w:r>
        <w:rPr>
          <w:lang w:eastAsia="x-none"/>
        </w:rPr>
        <w:t xml:space="preserve"> Verification Application </w:t>
      </w:r>
      <w:r w:rsidR="002453F4">
        <w:rPr>
          <w:lang w:eastAsia="x-none"/>
        </w:rPr>
        <w:t xml:space="preserve">WAR </w:t>
      </w:r>
      <w:r>
        <w:rPr>
          <w:lang w:eastAsia="x-none"/>
        </w:rPr>
        <w:t xml:space="preserve">file. The </w:t>
      </w:r>
      <w:r w:rsidR="002453F4">
        <w:rPr>
          <w:lang w:eastAsia="x-none"/>
        </w:rPr>
        <w:t xml:space="preserve">WAR </w:t>
      </w:r>
      <w:r>
        <w:rPr>
          <w:lang w:eastAsia="x-none"/>
        </w:rPr>
        <w:t xml:space="preserve">package contains several necessary items. Please refer to </w:t>
      </w:r>
      <w:r w:rsidRPr="004E4BFF">
        <w:rPr>
          <w:i/>
          <w:lang w:eastAsia="x-none"/>
        </w:rPr>
        <w:t>build.xml</w:t>
      </w:r>
      <w:r>
        <w:rPr>
          <w:lang w:eastAsia="x-none"/>
        </w:rPr>
        <w:t xml:space="preserve"> to get familiar with how the </w:t>
      </w:r>
      <w:r w:rsidR="002453F4">
        <w:rPr>
          <w:lang w:eastAsia="x-none"/>
        </w:rPr>
        <w:t xml:space="preserve">WAR </w:t>
      </w:r>
      <w:r>
        <w:rPr>
          <w:lang w:eastAsia="x-none"/>
        </w:rPr>
        <w:t>file is generated.</w:t>
      </w:r>
    </w:p>
    <w:p w14:paraId="22CE9359" w14:textId="06628052" w:rsidR="003545CA" w:rsidRDefault="00EB2EE1" w:rsidP="003545CA">
      <w:pPr>
        <w:rPr>
          <w:lang w:eastAsia="x-none"/>
        </w:rPr>
      </w:pPr>
      <w:r>
        <w:rPr>
          <w:lang w:eastAsia="x-none"/>
        </w:rPr>
        <w:t xml:space="preserve">The </w:t>
      </w:r>
      <w:r w:rsidR="003545CA" w:rsidRPr="004E4BFF">
        <w:rPr>
          <w:i/>
          <w:lang w:eastAsia="x-none"/>
        </w:rPr>
        <w:t>dlgc_sample_demo.war</w:t>
      </w:r>
      <w:r w:rsidR="003545CA">
        <w:rPr>
          <w:lang w:eastAsia="x-none"/>
        </w:rPr>
        <w:t xml:space="preserve"> file consists of </w:t>
      </w:r>
      <w:r>
        <w:rPr>
          <w:lang w:eastAsia="x-none"/>
        </w:rPr>
        <w:t xml:space="preserve">three </w:t>
      </w:r>
      <w:r w:rsidR="003545CA">
        <w:rPr>
          <w:lang w:eastAsia="x-none"/>
        </w:rPr>
        <w:t>directories:</w:t>
      </w:r>
    </w:p>
    <w:p w14:paraId="69021E30" w14:textId="77777777" w:rsidR="00EB2EE1" w:rsidRDefault="00EB2EE1" w:rsidP="005E77D6">
      <w:pPr>
        <w:pStyle w:val="ListParagraph"/>
        <w:numPr>
          <w:ilvl w:val="0"/>
          <w:numId w:val="35"/>
        </w:numPr>
        <w:rPr>
          <w:lang w:eastAsia="x-none"/>
        </w:rPr>
      </w:pPr>
      <w:r>
        <w:rPr>
          <w:lang w:eastAsia="x-none"/>
        </w:rPr>
        <w:t xml:space="preserve">The </w:t>
      </w:r>
      <w:r w:rsidRPr="009837D7">
        <w:rPr>
          <w:i/>
          <w:lang w:eastAsia="x-none"/>
        </w:rPr>
        <w:t>/META-INF</w:t>
      </w:r>
      <w:r>
        <w:rPr>
          <w:lang w:eastAsia="x-none"/>
        </w:rPr>
        <w:t xml:space="preserve"> d</w:t>
      </w:r>
      <w:r>
        <w:t xml:space="preserve">irectory </w:t>
      </w:r>
      <w:r>
        <w:rPr>
          <w:lang w:eastAsia="x-none"/>
        </w:rPr>
        <w:t xml:space="preserve">contains a </w:t>
      </w:r>
      <w:r w:rsidRPr="00BC5CA4">
        <w:rPr>
          <w:i/>
          <w:lang w:eastAsia="x-none"/>
        </w:rPr>
        <w:t>MANIFEST.MF</w:t>
      </w:r>
      <w:r>
        <w:rPr>
          <w:i/>
          <w:lang w:eastAsia="x-none"/>
        </w:rPr>
        <w:t>,</w:t>
      </w:r>
      <w:r>
        <w:rPr>
          <w:lang w:eastAsia="x-none"/>
        </w:rPr>
        <w:t xml:space="preserve"> which is a standard way of providing information about the package that contains it.</w:t>
      </w:r>
    </w:p>
    <w:p w14:paraId="114CF70D" w14:textId="77777777" w:rsidR="00EB2EE1" w:rsidRDefault="00EB2EE1" w:rsidP="005E77D6">
      <w:pPr>
        <w:numPr>
          <w:ilvl w:val="0"/>
          <w:numId w:val="34"/>
        </w:numPr>
        <w:ind w:left="720"/>
        <w:rPr>
          <w:lang w:eastAsia="x-none"/>
        </w:rPr>
      </w:pPr>
      <w:r w:rsidRPr="00BC5CA4">
        <w:t>The</w:t>
      </w:r>
      <w:r>
        <w:rPr>
          <w:i/>
        </w:rPr>
        <w:t xml:space="preserve"> </w:t>
      </w:r>
      <w:r w:rsidRPr="00BC5CA4">
        <w:rPr>
          <w:i/>
        </w:rPr>
        <w:t>/WEB-INF</w:t>
      </w:r>
      <w:r w:rsidRPr="009413A0">
        <w:rPr>
          <w:lang w:eastAsia="x-none"/>
        </w:rPr>
        <w:t xml:space="preserve"> </w:t>
      </w:r>
      <w:r>
        <w:rPr>
          <w:lang w:eastAsia="x-none"/>
        </w:rPr>
        <w:t>directory contains the following:</w:t>
      </w:r>
    </w:p>
    <w:p w14:paraId="50AE5882" w14:textId="62FB3F92" w:rsidR="00EB2EE1" w:rsidRDefault="00EB2EE1" w:rsidP="005E77D6">
      <w:pPr>
        <w:pStyle w:val="ListParagraph"/>
        <w:numPr>
          <w:ilvl w:val="1"/>
          <w:numId w:val="34"/>
        </w:numPr>
        <w:ind w:left="1440"/>
      </w:pPr>
      <w:r>
        <w:t xml:space="preserve">The </w:t>
      </w:r>
      <w:r w:rsidR="002B0438">
        <w:t>"</w:t>
      </w:r>
      <w:r>
        <w:t>classes</w:t>
      </w:r>
      <w:r w:rsidR="002B0438">
        <w:t>"</w:t>
      </w:r>
      <w:r>
        <w:t xml:space="preserve"> directory, which contains JAVA .class files.</w:t>
      </w:r>
    </w:p>
    <w:p w14:paraId="4B864233" w14:textId="54E78A22" w:rsidR="00EB2EE1" w:rsidRDefault="00EB2EE1" w:rsidP="005E77D6">
      <w:pPr>
        <w:pStyle w:val="ListParagraph"/>
        <w:numPr>
          <w:ilvl w:val="1"/>
          <w:numId w:val="34"/>
        </w:numPr>
        <w:ind w:left="1440"/>
      </w:pPr>
      <w:r>
        <w:t xml:space="preserve">The </w:t>
      </w:r>
      <w:r w:rsidR="002B0438">
        <w:t>"</w:t>
      </w:r>
      <w:r>
        <w:t>lib</w:t>
      </w:r>
      <w:r w:rsidR="002B0438">
        <w:t>"</w:t>
      </w:r>
      <w:r>
        <w:t xml:space="preserve"> directory, which contains all JAR files required by the deployment application WAR file.</w:t>
      </w:r>
    </w:p>
    <w:p w14:paraId="78A68999" w14:textId="77777777" w:rsidR="00EB2EE1" w:rsidRDefault="00EB2EE1" w:rsidP="005E77D6">
      <w:pPr>
        <w:numPr>
          <w:ilvl w:val="0"/>
          <w:numId w:val="36"/>
        </w:numPr>
        <w:rPr>
          <w:lang w:eastAsia="x-none"/>
        </w:rPr>
      </w:pPr>
      <w:r>
        <w:t>The</w:t>
      </w:r>
      <w:r>
        <w:rPr>
          <w:lang w:eastAsia="x-none"/>
        </w:rPr>
        <w:t xml:space="preserve"> </w:t>
      </w:r>
      <w:r w:rsidRPr="004E0968">
        <w:rPr>
          <w:i/>
          <w:lang w:eastAsia="x-none"/>
        </w:rPr>
        <w:t>jboss-deployment-structure.xml</w:t>
      </w:r>
      <w:r>
        <w:rPr>
          <w:lang w:eastAsia="x-none"/>
        </w:rPr>
        <w:t xml:space="preserve"> file used to exclude some automatic dependencies.</w:t>
      </w:r>
    </w:p>
    <w:p w14:paraId="27F9A214" w14:textId="77777777" w:rsidR="00EB2EE1" w:rsidRDefault="00EB2EE1" w:rsidP="005E77D6">
      <w:pPr>
        <w:numPr>
          <w:ilvl w:val="0"/>
          <w:numId w:val="36"/>
        </w:numPr>
        <w:rPr>
          <w:lang w:eastAsia="x-none"/>
        </w:rPr>
      </w:pPr>
      <w:r>
        <w:rPr>
          <w:lang w:eastAsia="x-none"/>
        </w:rPr>
        <w:t xml:space="preserve">The </w:t>
      </w:r>
      <w:r w:rsidRPr="004E0968">
        <w:rPr>
          <w:i/>
          <w:lang w:eastAsia="x-none"/>
        </w:rPr>
        <w:t>sip.xml</w:t>
      </w:r>
      <w:r>
        <w:rPr>
          <w:lang w:eastAsia="x-none"/>
        </w:rPr>
        <w:t xml:space="preserve"> file, which defines SIP servlet-mapping for the deployment application WAR.</w:t>
      </w:r>
    </w:p>
    <w:p w14:paraId="1F3A2181" w14:textId="77777777" w:rsidR="00EB2EE1" w:rsidRDefault="00EB2EE1" w:rsidP="005E77D6">
      <w:pPr>
        <w:pStyle w:val="ListParagraph"/>
        <w:numPr>
          <w:ilvl w:val="0"/>
          <w:numId w:val="37"/>
        </w:numPr>
      </w:pPr>
      <w:r>
        <w:lastRenderedPageBreak/>
        <w:t xml:space="preserve">The </w:t>
      </w:r>
      <w:r w:rsidRPr="00EB2EE1">
        <w:rPr>
          <w:i/>
        </w:rPr>
        <w:t>/DemoGUI</w:t>
      </w:r>
      <w:r>
        <w:t xml:space="preserve"> directory contains content for the application that supports WebRTC. It includes necessary .html and .js files for the verification demo. </w:t>
      </w:r>
    </w:p>
    <w:p w14:paraId="78BC42F8" w14:textId="1F339987" w:rsidR="003545CA" w:rsidRDefault="003545CA" w:rsidP="003545CA">
      <w:pPr>
        <w:pStyle w:val="Heading3"/>
      </w:pPr>
      <w:bookmarkStart w:id="68" w:name="_Toc438980834"/>
      <w:bookmarkStart w:id="69" w:name="_Toc446324853"/>
      <w:r>
        <w:t xml:space="preserve">Application </w:t>
      </w:r>
      <w:r w:rsidR="002338FD">
        <w:rPr>
          <w:lang w:val="en-US"/>
        </w:rPr>
        <w:t>I</w:t>
      </w:r>
      <w:r w:rsidR="002338FD">
        <w:t xml:space="preserve">nitialization </w:t>
      </w:r>
      <w:bookmarkEnd w:id="68"/>
      <w:r w:rsidR="002338FD">
        <w:rPr>
          <w:lang w:val="en-US"/>
        </w:rPr>
        <w:t>S</w:t>
      </w:r>
      <w:r w:rsidR="002338FD">
        <w:t>teps</w:t>
      </w:r>
      <w:bookmarkEnd w:id="69"/>
    </w:p>
    <w:p w14:paraId="7488268D" w14:textId="199597AD" w:rsidR="003E1FC6" w:rsidRDefault="003E1FC6" w:rsidP="003E1FC6">
      <w:pPr>
        <w:rPr>
          <w:lang w:eastAsia="x-none"/>
        </w:rPr>
      </w:pPr>
      <w:r>
        <w:rPr>
          <w:lang w:eastAsia="x-none"/>
        </w:rPr>
        <w:t>Below is an example of a basic application structure used in this platform.</w:t>
      </w:r>
      <w:r w:rsidDel="000B0532">
        <w:rPr>
          <w:lang w:eastAsia="x-none"/>
        </w:rPr>
        <w:t xml:space="preserve"> </w:t>
      </w:r>
      <w:r>
        <w:rPr>
          <w:lang w:eastAsia="x-none"/>
        </w:rPr>
        <w:t>For further details please reference a source of Dialogic JSR 309 Verification Application.</w:t>
      </w:r>
    </w:p>
    <w:p w14:paraId="24B5814E" w14:textId="77777777" w:rsidR="003E1FC6" w:rsidRDefault="003E1FC6" w:rsidP="004E4BFF">
      <w:pPr>
        <w:pStyle w:val="Example"/>
      </w:pPr>
      <w:r>
        <w:t>package play;</w:t>
      </w:r>
    </w:p>
    <w:p w14:paraId="622E56FD" w14:textId="77777777" w:rsidR="003E1FC6" w:rsidRDefault="003E1FC6" w:rsidP="004E4BFF">
      <w:pPr>
        <w:pStyle w:val="Example"/>
      </w:pPr>
    </w:p>
    <w:p w14:paraId="26CC16F5" w14:textId="2D0ACAF1" w:rsidR="003E1FC6" w:rsidRDefault="003E1FC6" w:rsidP="004E4BFF">
      <w:pPr>
        <w:pStyle w:val="Example"/>
      </w:pPr>
      <w:r>
        <w:t xml:space="preserve">@javax.servlet.sip.annotation.SipServlet(description = </w:t>
      </w:r>
      <w:r w:rsidR="002B0438">
        <w:t>"</w:t>
      </w:r>
      <w:r>
        <w:t>Dialogic Sample Demo</w:t>
      </w:r>
      <w:r w:rsidR="002B0438">
        <w:t>"</w:t>
      </w:r>
      <w:r>
        <w:t xml:space="preserve">, applicationName = </w:t>
      </w:r>
      <w:r w:rsidR="002B0438">
        <w:t>"</w:t>
      </w:r>
      <w:r>
        <w:t>DialogicSampleDemo</w:t>
      </w:r>
      <w:r w:rsidR="002B0438">
        <w:t>"</w:t>
      </w:r>
      <w:r>
        <w:t>, name=</w:t>
      </w:r>
      <w:r w:rsidR="002B0438">
        <w:t>"</w:t>
      </w:r>
      <w:r>
        <w:t>AsyncPlayer</w:t>
      </w:r>
      <w:r w:rsidR="002B0438">
        <w:t>"</w:t>
      </w:r>
      <w:r>
        <w:t xml:space="preserve">, loadOnStartup=2) </w:t>
      </w:r>
    </w:p>
    <w:p w14:paraId="7E996FD2" w14:textId="77777777" w:rsidR="003E1FC6" w:rsidRDefault="003E1FC6" w:rsidP="004E4BFF">
      <w:pPr>
        <w:pStyle w:val="Example"/>
      </w:pPr>
    </w:p>
    <w:p w14:paraId="5F63BBAE" w14:textId="77777777" w:rsidR="003E1FC6" w:rsidRDefault="003E1FC6" w:rsidP="004E4BFF">
      <w:pPr>
        <w:pStyle w:val="Example"/>
      </w:pPr>
      <w:r>
        <w:t>@SipListener</w:t>
      </w:r>
    </w:p>
    <w:p w14:paraId="1023EDBC" w14:textId="77777777" w:rsidR="003E1FC6" w:rsidRDefault="003E1FC6" w:rsidP="004E4BFF">
      <w:pPr>
        <w:pStyle w:val="Example"/>
      </w:pPr>
      <w:r>
        <w:t>public class AsyncPlayer extends SipServlet implements Serializable, SipServletListener</w:t>
      </w:r>
    </w:p>
    <w:p w14:paraId="4D6411E0" w14:textId="77777777" w:rsidR="003E1FC6" w:rsidRDefault="003E1FC6" w:rsidP="004E4BFF">
      <w:pPr>
        <w:pStyle w:val="Example"/>
      </w:pPr>
      <w:r>
        <w:t>{</w:t>
      </w:r>
    </w:p>
    <w:p w14:paraId="130E8A48" w14:textId="77777777" w:rsidR="003E1FC6" w:rsidRDefault="003E1FC6" w:rsidP="004E4BFF">
      <w:pPr>
        <w:pStyle w:val="Example"/>
      </w:pPr>
      <w:r>
        <w:tab/>
        <w:t>@Override</w:t>
      </w:r>
    </w:p>
    <w:p w14:paraId="2FDB9FB5" w14:textId="77777777" w:rsidR="003E1FC6" w:rsidRDefault="003E1FC6" w:rsidP="004E4BFF">
      <w:pPr>
        <w:pStyle w:val="Example"/>
      </w:pPr>
      <w:r>
        <w:tab/>
        <w:t>public void init(ServletConfig cfg) throws ServletException</w:t>
      </w:r>
    </w:p>
    <w:p w14:paraId="178ABB66" w14:textId="77777777" w:rsidR="003E1FC6" w:rsidRDefault="003E1FC6" w:rsidP="004E4BFF">
      <w:pPr>
        <w:pStyle w:val="Example"/>
      </w:pPr>
      <w:r>
        <w:tab/>
        <w:t>{</w:t>
      </w:r>
    </w:p>
    <w:p w14:paraId="4043E6F6" w14:textId="77777777" w:rsidR="003E1FC6" w:rsidRDefault="003E1FC6" w:rsidP="004E4BFF">
      <w:pPr>
        <w:pStyle w:val="Example"/>
      </w:pPr>
      <w:r>
        <w:tab/>
        <w:t>}</w:t>
      </w:r>
    </w:p>
    <w:p w14:paraId="080039F9" w14:textId="77777777" w:rsidR="003E1FC6" w:rsidRDefault="003E1FC6" w:rsidP="004E4BFF">
      <w:pPr>
        <w:pStyle w:val="Example"/>
      </w:pPr>
    </w:p>
    <w:p w14:paraId="0BBCA754" w14:textId="77777777" w:rsidR="003E1FC6" w:rsidRDefault="003E1FC6" w:rsidP="004E4BFF">
      <w:pPr>
        <w:pStyle w:val="Example"/>
      </w:pPr>
      <w:r>
        <w:tab/>
        <w:t>@Override</w:t>
      </w:r>
    </w:p>
    <w:p w14:paraId="5F6BF8E3" w14:textId="77777777" w:rsidR="003E1FC6" w:rsidRDefault="003E1FC6" w:rsidP="004E4BFF">
      <w:pPr>
        <w:pStyle w:val="Example"/>
      </w:pPr>
      <w:r>
        <w:tab/>
        <w:t>public void servletInitialized(SipServletContextEvent evt)</w:t>
      </w:r>
    </w:p>
    <w:p w14:paraId="4C37FF38" w14:textId="77777777" w:rsidR="003E1FC6" w:rsidRDefault="003E1FC6" w:rsidP="004E4BFF">
      <w:pPr>
        <w:pStyle w:val="Example"/>
      </w:pPr>
      <w:r>
        <w:tab/>
        <w:t>{</w:t>
      </w:r>
    </w:p>
    <w:p w14:paraId="1B46F09F" w14:textId="77777777" w:rsidR="003E1FC6" w:rsidRDefault="003E1FC6" w:rsidP="004E4BFF">
      <w:pPr>
        <w:pStyle w:val="Example"/>
      </w:pPr>
      <w:r>
        <w:tab/>
        <w:t>}</w:t>
      </w:r>
    </w:p>
    <w:p w14:paraId="0ED12D4A" w14:textId="77777777" w:rsidR="003E1FC6" w:rsidRDefault="003E1FC6" w:rsidP="003E1FC6">
      <w:r>
        <w:t>Note the following:</w:t>
      </w:r>
    </w:p>
    <w:p w14:paraId="09C3284F" w14:textId="77777777" w:rsidR="003E1FC6" w:rsidRDefault="003E1FC6" w:rsidP="005E77D6">
      <w:pPr>
        <w:numPr>
          <w:ilvl w:val="0"/>
          <w:numId w:val="17"/>
        </w:numPr>
        <w:rPr>
          <w:lang w:eastAsia="x-none"/>
        </w:rPr>
      </w:pPr>
      <w:r>
        <w:rPr>
          <w:lang w:eastAsia="x-none"/>
        </w:rPr>
        <w:t xml:space="preserve">Note the mandatory </w:t>
      </w:r>
      <w:r w:rsidRPr="000A0AC3">
        <w:rPr>
          <w:i/>
          <w:lang w:eastAsia="x-none"/>
        </w:rPr>
        <w:t>@javax.servlet.sip.annotation.SipServlet</w:t>
      </w:r>
      <w:r>
        <w:rPr>
          <w:lang w:eastAsia="x-none"/>
        </w:rPr>
        <w:t xml:space="preserve"> annotation. This annotation </w:t>
      </w:r>
      <w:r w:rsidRPr="00E17B11">
        <w:rPr>
          <w:lang w:eastAsia="x-none"/>
        </w:rPr>
        <w:t>allows for the Sip</w:t>
      </w:r>
      <w:r>
        <w:rPr>
          <w:lang w:eastAsia="x-none"/>
        </w:rPr>
        <w:t xml:space="preserve"> </w:t>
      </w:r>
      <w:r w:rsidRPr="00E17B11">
        <w:rPr>
          <w:lang w:eastAsia="x-none"/>
        </w:rPr>
        <w:t>Servlet metadata to be declared without having to create the deployment d</w:t>
      </w:r>
      <w:r>
        <w:rPr>
          <w:lang w:eastAsia="x-none"/>
        </w:rPr>
        <w:t>escriptor:</w:t>
      </w:r>
    </w:p>
    <w:p w14:paraId="1EEE0990" w14:textId="77777777" w:rsidR="003E1FC6" w:rsidRDefault="003E1FC6" w:rsidP="005E77D6">
      <w:pPr>
        <w:numPr>
          <w:ilvl w:val="1"/>
          <w:numId w:val="17"/>
        </w:numPr>
        <w:rPr>
          <w:lang w:eastAsia="x-none"/>
        </w:rPr>
      </w:pPr>
      <w:r>
        <w:rPr>
          <w:lang w:eastAsia="x-none"/>
        </w:rPr>
        <w:t>description – Any string describing the application</w:t>
      </w:r>
    </w:p>
    <w:p w14:paraId="2CF188E5" w14:textId="77777777" w:rsidR="003E1FC6" w:rsidRDefault="003E1FC6" w:rsidP="005E77D6">
      <w:pPr>
        <w:numPr>
          <w:ilvl w:val="1"/>
          <w:numId w:val="17"/>
        </w:numPr>
        <w:rPr>
          <w:lang w:eastAsia="x-none"/>
        </w:rPr>
      </w:pPr>
      <w:r>
        <w:rPr>
          <w:lang w:eastAsia="x-none"/>
        </w:rPr>
        <w:t xml:space="preserve">applicationName – Must match servlet mapping as defined in </w:t>
      </w:r>
      <w:r w:rsidRPr="004E0968">
        <w:rPr>
          <w:i/>
          <w:lang w:eastAsia="x-none"/>
        </w:rPr>
        <w:t>sip.xml</w:t>
      </w:r>
      <w:r>
        <w:rPr>
          <w:lang w:eastAsia="x-none"/>
        </w:rPr>
        <w:t xml:space="preserve"> for this application. The Dialogic JSR 309 Connector Verification Application </w:t>
      </w:r>
      <w:r w:rsidRPr="004E0968">
        <w:rPr>
          <w:i/>
          <w:lang w:eastAsia="x-none"/>
        </w:rPr>
        <w:t>sip.xml</w:t>
      </w:r>
      <w:r>
        <w:rPr>
          <w:lang w:eastAsia="x-none"/>
        </w:rPr>
        <w:t xml:space="preserve"> is shown below for reference:</w:t>
      </w:r>
    </w:p>
    <w:p w14:paraId="5086AF22" w14:textId="2E4B9C2D" w:rsidR="003E1FC6" w:rsidRPr="003E1FC6" w:rsidRDefault="003E1FC6" w:rsidP="004E4BFF">
      <w:pPr>
        <w:pStyle w:val="ExampleIndent"/>
        <w:ind w:left="1440"/>
      </w:pPr>
      <w:r w:rsidRPr="003E1FC6">
        <w:t>&lt;?xml version=</w:t>
      </w:r>
      <w:r w:rsidR="002B0438">
        <w:t>"</w:t>
      </w:r>
      <w:r w:rsidRPr="003E1FC6">
        <w:t>1.0</w:t>
      </w:r>
      <w:r w:rsidR="002B0438">
        <w:t>"</w:t>
      </w:r>
      <w:r w:rsidRPr="003E1FC6">
        <w:t xml:space="preserve"> encoding=</w:t>
      </w:r>
      <w:r w:rsidR="002B0438">
        <w:t>"</w:t>
      </w:r>
      <w:r w:rsidRPr="003E1FC6">
        <w:t>UTF-8</w:t>
      </w:r>
      <w:r w:rsidR="002B0438">
        <w:t>"</w:t>
      </w:r>
      <w:r w:rsidRPr="003E1FC6">
        <w:t>?&gt;</w:t>
      </w:r>
    </w:p>
    <w:p w14:paraId="59F99201" w14:textId="77777777" w:rsidR="003E1FC6" w:rsidRPr="003E1FC6" w:rsidRDefault="003E1FC6" w:rsidP="004E4BFF">
      <w:pPr>
        <w:pStyle w:val="ExampleIndent"/>
        <w:ind w:left="1440"/>
      </w:pPr>
      <w:r w:rsidRPr="003E1FC6">
        <w:t>&lt;sip-app&gt;</w:t>
      </w:r>
    </w:p>
    <w:p w14:paraId="5663045B" w14:textId="77777777" w:rsidR="003E1FC6" w:rsidRPr="003E1FC6" w:rsidRDefault="003E1FC6" w:rsidP="004E4BFF">
      <w:pPr>
        <w:pStyle w:val="ExampleIndent"/>
        <w:ind w:left="1440"/>
      </w:pPr>
    </w:p>
    <w:p w14:paraId="2FAB08A7" w14:textId="77777777" w:rsidR="003E1FC6" w:rsidRPr="003E1FC6" w:rsidRDefault="003E1FC6" w:rsidP="004E4BFF">
      <w:pPr>
        <w:pStyle w:val="ExampleIndent"/>
        <w:ind w:left="1440"/>
      </w:pPr>
      <w:r w:rsidRPr="003E1FC6">
        <w:t xml:space="preserve">  &lt;app-name&gt;</w:t>
      </w:r>
      <w:r w:rsidRPr="003E1FC6">
        <w:rPr>
          <w:b/>
          <w:color w:val="FF0000"/>
        </w:rPr>
        <w:t>DialogicSampleDemo</w:t>
      </w:r>
      <w:r w:rsidRPr="003E1FC6">
        <w:t>&lt;/app-name&gt;</w:t>
      </w:r>
    </w:p>
    <w:p w14:paraId="4F77B03B" w14:textId="77777777" w:rsidR="003E1FC6" w:rsidRPr="003E1FC6" w:rsidRDefault="003E1FC6" w:rsidP="004E4BFF">
      <w:pPr>
        <w:pStyle w:val="ExampleIndent"/>
        <w:ind w:left="1440"/>
      </w:pPr>
      <w:r w:rsidRPr="003E1FC6">
        <w:t xml:space="preserve">  &lt;display-name&gt;</w:t>
      </w:r>
      <w:r w:rsidRPr="003E1FC6">
        <w:rPr>
          <w:b/>
          <w:color w:val="FF0000"/>
        </w:rPr>
        <w:t>DialogicSampleDemo</w:t>
      </w:r>
      <w:r w:rsidRPr="003E1FC6">
        <w:t>&lt;/display-name&gt;</w:t>
      </w:r>
    </w:p>
    <w:p w14:paraId="3DB09ECD" w14:textId="77777777" w:rsidR="003E1FC6" w:rsidRPr="003E1FC6" w:rsidRDefault="003E1FC6" w:rsidP="004E4BFF">
      <w:pPr>
        <w:pStyle w:val="ExampleIndent"/>
        <w:ind w:left="1440"/>
      </w:pPr>
    </w:p>
    <w:p w14:paraId="3BC8F05F" w14:textId="77777777" w:rsidR="003E1FC6" w:rsidRPr="003E1FC6" w:rsidRDefault="003E1FC6" w:rsidP="004E4BFF">
      <w:pPr>
        <w:pStyle w:val="ExampleIndent"/>
        <w:ind w:left="1440"/>
      </w:pPr>
      <w:r w:rsidRPr="003E1FC6">
        <w:t xml:space="preserve">  &lt;session-config&gt;</w:t>
      </w:r>
    </w:p>
    <w:p w14:paraId="26BA3472" w14:textId="77777777" w:rsidR="003E1FC6" w:rsidRPr="003E1FC6" w:rsidRDefault="003E1FC6" w:rsidP="004E4BFF">
      <w:pPr>
        <w:pStyle w:val="ExampleIndent"/>
        <w:ind w:left="1440"/>
      </w:pPr>
      <w:r w:rsidRPr="003E1FC6">
        <w:t xml:space="preserve">    &lt;session-timeout&gt;0&lt;/session-timeout&gt;</w:t>
      </w:r>
    </w:p>
    <w:p w14:paraId="507ABB46" w14:textId="77777777" w:rsidR="003E1FC6" w:rsidRPr="003E1FC6" w:rsidRDefault="003E1FC6" w:rsidP="004E4BFF">
      <w:pPr>
        <w:pStyle w:val="ExampleIndent"/>
        <w:ind w:left="1440"/>
      </w:pPr>
      <w:r w:rsidRPr="003E1FC6">
        <w:t xml:space="preserve">  &lt;/session-config&gt;</w:t>
      </w:r>
    </w:p>
    <w:p w14:paraId="0F6F5FAC" w14:textId="77777777" w:rsidR="003E1FC6" w:rsidRPr="003E1FC6" w:rsidRDefault="003E1FC6" w:rsidP="004E4BFF">
      <w:pPr>
        <w:pStyle w:val="ExampleIndent"/>
        <w:ind w:left="1440"/>
      </w:pPr>
      <w:r w:rsidRPr="003E1FC6">
        <w:t xml:space="preserve">  </w:t>
      </w:r>
    </w:p>
    <w:p w14:paraId="3EB60AE6" w14:textId="77777777" w:rsidR="003E1FC6" w:rsidRPr="003E1FC6" w:rsidRDefault="003E1FC6" w:rsidP="004E4BFF">
      <w:pPr>
        <w:pStyle w:val="ExampleIndent"/>
        <w:ind w:left="1440"/>
      </w:pPr>
      <w:r w:rsidRPr="003E1FC6">
        <w:t xml:space="preserve">  &lt;servlet-selection&gt;</w:t>
      </w:r>
    </w:p>
    <w:p w14:paraId="68CCE2FB" w14:textId="77777777" w:rsidR="003E1FC6" w:rsidRPr="003E1FC6" w:rsidRDefault="003E1FC6" w:rsidP="004E4BFF">
      <w:pPr>
        <w:pStyle w:val="ExampleIndent"/>
        <w:ind w:left="1440"/>
      </w:pPr>
      <w:r w:rsidRPr="003E1FC6">
        <w:t xml:space="preserve">    &lt;servlet-mapping&gt;</w:t>
      </w:r>
    </w:p>
    <w:p w14:paraId="172CB7B0" w14:textId="77777777" w:rsidR="003E1FC6" w:rsidRPr="003E1FC6" w:rsidRDefault="003E1FC6" w:rsidP="004E4BFF">
      <w:pPr>
        <w:pStyle w:val="ExampleIndent"/>
        <w:ind w:left="1440"/>
      </w:pPr>
      <w:r w:rsidRPr="003E1FC6">
        <w:t xml:space="preserve">      &lt;servlet-name&gt;AsyncPlayer&lt;/servlet-name&gt;</w:t>
      </w:r>
    </w:p>
    <w:p w14:paraId="298FA21F" w14:textId="77777777" w:rsidR="003E1FC6" w:rsidRPr="003E1FC6" w:rsidRDefault="003E1FC6" w:rsidP="004E4BFF">
      <w:pPr>
        <w:pStyle w:val="ExampleIndent"/>
        <w:ind w:left="1440"/>
      </w:pPr>
      <w:r w:rsidRPr="003E1FC6">
        <w:t xml:space="preserve">      &lt;pattern&gt;</w:t>
      </w:r>
    </w:p>
    <w:p w14:paraId="064B482C" w14:textId="77777777" w:rsidR="003E1FC6" w:rsidRPr="003E1FC6" w:rsidRDefault="003E1FC6" w:rsidP="004E4BFF">
      <w:pPr>
        <w:pStyle w:val="ExampleIndent"/>
        <w:ind w:left="1440"/>
      </w:pPr>
      <w:r w:rsidRPr="003E1FC6">
        <w:t xml:space="preserve">        &lt;and&gt;</w:t>
      </w:r>
    </w:p>
    <w:p w14:paraId="111C6959" w14:textId="77777777" w:rsidR="003E1FC6" w:rsidRPr="003E1FC6" w:rsidRDefault="003E1FC6" w:rsidP="004E4BFF">
      <w:pPr>
        <w:pStyle w:val="ExampleIndent"/>
        <w:ind w:left="1440"/>
      </w:pPr>
      <w:r w:rsidRPr="003E1FC6">
        <w:lastRenderedPageBreak/>
        <w:t xml:space="preserve">          &lt;equal&gt;</w:t>
      </w:r>
    </w:p>
    <w:p w14:paraId="0A023900" w14:textId="77777777" w:rsidR="003E1FC6" w:rsidRPr="003E1FC6" w:rsidRDefault="003E1FC6" w:rsidP="004E4BFF">
      <w:pPr>
        <w:pStyle w:val="ExampleIndent"/>
        <w:ind w:left="1440"/>
      </w:pPr>
      <w:r w:rsidRPr="003E1FC6">
        <w:t xml:space="preserve">            &lt;var&gt;request.method&lt;/var&gt;</w:t>
      </w:r>
    </w:p>
    <w:p w14:paraId="12517B49" w14:textId="77777777" w:rsidR="003E1FC6" w:rsidRPr="003E1FC6" w:rsidRDefault="003E1FC6" w:rsidP="004E4BFF">
      <w:pPr>
        <w:pStyle w:val="ExampleIndent"/>
        <w:ind w:left="1440"/>
      </w:pPr>
      <w:r w:rsidRPr="003E1FC6">
        <w:t xml:space="preserve">            &lt;value&gt;INVITE&lt;/value&gt;</w:t>
      </w:r>
    </w:p>
    <w:p w14:paraId="5AF36188" w14:textId="77777777" w:rsidR="003E1FC6" w:rsidRPr="003E1FC6" w:rsidRDefault="003E1FC6" w:rsidP="004E4BFF">
      <w:pPr>
        <w:pStyle w:val="ExampleIndent"/>
        <w:ind w:left="1440"/>
      </w:pPr>
      <w:r w:rsidRPr="003E1FC6">
        <w:t xml:space="preserve">          &lt;/equal&gt;</w:t>
      </w:r>
    </w:p>
    <w:p w14:paraId="45F17938" w14:textId="77777777" w:rsidR="003E1FC6" w:rsidRPr="003E1FC6" w:rsidRDefault="003E1FC6" w:rsidP="004E4BFF">
      <w:pPr>
        <w:pStyle w:val="ExampleIndent"/>
        <w:ind w:left="1440"/>
      </w:pPr>
      <w:r w:rsidRPr="003E1FC6">
        <w:t xml:space="preserve">          &lt;equal&gt;</w:t>
      </w:r>
    </w:p>
    <w:p w14:paraId="5BC438E0" w14:textId="77777777" w:rsidR="003E1FC6" w:rsidRPr="003E1FC6" w:rsidRDefault="003E1FC6" w:rsidP="004E4BFF">
      <w:pPr>
        <w:pStyle w:val="ExampleIndent"/>
        <w:ind w:left="1440"/>
      </w:pPr>
      <w:r w:rsidRPr="003E1FC6">
        <w:t xml:space="preserve">            &lt;var&gt;request.to.uri.user&lt;/var&gt;</w:t>
      </w:r>
    </w:p>
    <w:p w14:paraId="11C6D9EC" w14:textId="77777777" w:rsidR="003E1FC6" w:rsidRPr="003E1FC6" w:rsidRDefault="003E1FC6" w:rsidP="004E4BFF">
      <w:pPr>
        <w:pStyle w:val="ExampleIndent"/>
        <w:ind w:left="1440"/>
      </w:pPr>
      <w:r w:rsidRPr="003E1FC6">
        <w:t xml:space="preserve">            &lt;value&gt;player&lt;/value&gt;</w:t>
      </w:r>
    </w:p>
    <w:p w14:paraId="14A2DF78" w14:textId="77777777" w:rsidR="003E1FC6" w:rsidRPr="003E1FC6" w:rsidRDefault="003E1FC6" w:rsidP="004E4BFF">
      <w:pPr>
        <w:pStyle w:val="ExampleIndent"/>
        <w:ind w:left="1440"/>
      </w:pPr>
      <w:r w:rsidRPr="003E1FC6">
        <w:t xml:space="preserve">          &lt;/equal&gt;</w:t>
      </w:r>
    </w:p>
    <w:p w14:paraId="4763C2EE" w14:textId="77777777" w:rsidR="003E1FC6" w:rsidRPr="003E1FC6" w:rsidRDefault="003E1FC6" w:rsidP="004E4BFF">
      <w:pPr>
        <w:pStyle w:val="ExampleIndent"/>
        <w:ind w:left="1440"/>
      </w:pPr>
      <w:r w:rsidRPr="003E1FC6">
        <w:t xml:space="preserve">        &lt;/and&gt;</w:t>
      </w:r>
    </w:p>
    <w:p w14:paraId="5939F11D" w14:textId="77777777" w:rsidR="003E1FC6" w:rsidRPr="003E1FC6" w:rsidRDefault="003E1FC6" w:rsidP="004E4BFF">
      <w:pPr>
        <w:pStyle w:val="ExampleIndent"/>
        <w:ind w:left="1440"/>
      </w:pPr>
      <w:r w:rsidRPr="003E1FC6">
        <w:t xml:space="preserve">      &lt;/pattern&gt;</w:t>
      </w:r>
    </w:p>
    <w:p w14:paraId="1EE3B868" w14:textId="77777777" w:rsidR="003E1FC6" w:rsidRPr="003E1FC6" w:rsidRDefault="003E1FC6" w:rsidP="004E4BFF">
      <w:pPr>
        <w:pStyle w:val="ExampleIndent"/>
        <w:ind w:left="1440"/>
      </w:pPr>
      <w:r w:rsidRPr="003E1FC6">
        <w:t xml:space="preserve">    &lt;/servlet-mapping&gt;</w:t>
      </w:r>
    </w:p>
    <w:p w14:paraId="21264394" w14:textId="77777777" w:rsidR="003E1FC6" w:rsidRPr="003E1FC6" w:rsidRDefault="003E1FC6" w:rsidP="004E4BFF">
      <w:pPr>
        <w:pStyle w:val="ExampleIndent"/>
        <w:ind w:left="1440"/>
      </w:pPr>
      <w:r w:rsidRPr="003E1FC6">
        <w:t xml:space="preserve">  &lt;/servlet-selection&gt;</w:t>
      </w:r>
    </w:p>
    <w:p w14:paraId="53FB376B" w14:textId="77777777" w:rsidR="003E1FC6" w:rsidRPr="003E1FC6" w:rsidRDefault="003E1FC6" w:rsidP="004E4BFF">
      <w:pPr>
        <w:pStyle w:val="ExampleIndent"/>
        <w:ind w:left="1440"/>
      </w:pPr>
    </w:p>
    <w:p w14:paraId="6789D59E" w14:textId="77777777" w:rsidR="003E1FC6" w:rsidRPr="003E1FC6" w:rsidRDefault="003E1FC6" w:rsidP="004E4BFF">
      <w:pPr>
        <w:pStyle w:val="ExampleIndent"/>
        <w:ind w:left="1440"/>
      </w:pPr>
      <w:r w:rsidRPr="003E1FC6">
        <w:t>&lt;/sip-app&gt;</w:t>
      </w:r>
    </w:p>
    <w:p w14:paraId="3AE30A55" w14:textId="77777777" w:rsidR="003E1FC6" w:rsidRDefault="003E1FC6" w:rsidP="005E77D6">
      <w:pPr>
        <w:numPr>
          <w:ilvl w:val="1"/>
          <w:numId w:val="17"/>
        </w:numPr>
      </w:pPr>
      <w:r>
        <w:rPr>
          <w:lang w:eastAsia="x-none"/>
        </w:rPr>
        <w:t>name – The name of the SIP servlet class:</w:t>
      </w:r>
    </w:p>
    <w:p w14:paraId="179BA81F" w14:textId="77777777" w:rsidR="003E1FC6" w:rsidRPr="003E1FC6" w:rsidRDefault="003E1FC6" w:rsidP="004E4BFF">
      <w:pPr>
        <w:pStyle w:val="ExampleIndent"/>
        <w:ind w:left="1440"/>
      </w:pPr>
      <w:r w:rsidRPr="003E1FC6">
        <w:t>@SipListener</w:t>
      </w:r>
    </w:p>
    <w:p w14:paraId="498D5F04" w14:textId="77777777" w:rsidR="003E1FC6" w:rsidRPr="003E1FC6" w:rsidRDefault="003E1FC6" w:rsidP="004E4BFF">
      <w:pPr>
        <w:pStyle w:val="ExampleIndent"/>
        <w:ind w:left="1440"/>
      </w:pPr>
      <w:r w:rsidRPr="003E1FC6">
        <w:t>public class AsyncPlayer extends SipServlet implements Serializable, SipServletListener</w:t>
      </w:r>
    </w:p>
    <w:p w14:paraId="4F82E74E" w14:textId="77777777" w:rsidR="003E1FC6" w:rsidRPr="003E1FC6" w:rsidRDefault="003E1FC6" w:rsidP="004E4BFF">
      <w:pPr>
        <w:pStyle w:val="ExampleIndent"/>
        <w:ind w:left="1440"/>
      </w:pPr>
      <w:r w:rsidRPr="003E1FC6">
        <w:t>{</w:t>
      </w:r>
    </w:p>
    <w:p w14:paraId="35A160B5" w14:textId="20545B3A" w:rsidR="003545CA" w:rsidRDefault="003545CA" w:rsidP="005E77D6">
      <w:pPr>
        <w:pStyle w:val="ListParagraph"/>
        <w:numPr>
          <w:ilvl w:val="1"/>
          <w:numId w:val="17"/>
        </w:numPr>
      </w:pPr>
      <w:r>
        <w:t xml:space="preserve">loadOnStartup – </w:t>
      </w:r>
      <w:r w:rsidR="003E1FC6">
        <w:t>Defines the order in which the SIP container should start this SIP Servlet class. Since this application depends on JSR 309, it should start after the Dialogic JSR 309 Connector. Since Dialogic JSR 309 Connector Sip Servlet annotation is set (loadOnStartup) to 1, the application should be a number greater than 1.</w:t>
      </w:r>
    </w:p>
    <w:p w14:paraId="06BC5AC0" w14:textId="77777777" w:rsidR="009C6897" w:rsidRDefault="009C6897" w:rsidP="005E77D6">
      <w:pPr>
        <w:numPr>
          <w:ilvl w:val="0"/>
          <w:numId w:val="17"/>
        </w:numPr>
        <w:rPr>
          <w:lang w:eastAsia="x-none"/>
        </w:rPr>
      </w:pPr>
      <w:r>
        <w:rPr>
          <w:lang w:eastAsia="x-none"/>
        </w:rPr>
        <w:t>When the platform starts the application, it will invoke an init( ) function. This function should contain application specific initialization procedures. This is where the Verification Application reads the application properties file and stores its content in local storage to be used later when initializing the JSR 309 interface.</w:t>
      </w:r>
    </w:p>
    <w:p w14:paraId="02F2254F" w14:textId="77777777" w:rsidR="009C6897" w:rsidRDefault="009C6897" w:rsidP="005E77D6">
      <w:pPr>
        <w:numPr>
          <w:ilvl w:val="0"/>
          <w:numId w:val="17"/>
        </w:numPr>
        <w:rPr>
          <w:lang w:eastAsia="x-none"/>
        </w:rPr>
      </w:pPr>
      <w:r>
        <w:rPr>
          <w:lang w:eastAsia="x-none"/>
        </w:rPr>
        <w:t>Once the platform’s SIP container is started, it will call the application’s servletInitialized( ) method to inform it that the SIP stack is now ready for application usage. At this stage, the application can start to initialize the Dialogic JSR 309 Connector.</w:t>
      </w:r>
    </w:p>
    <w:p w14:paraId="41013F09" w14:textId="486AC10D" w:rsidR="003545CA" w:rsidRDefault="003545CA" w:rsidP="003545CA">
      <w:pPr>
        <w:pStyle w:val="Heading3"/>
      </w:pPr>
      <w:bookmarkStart w:id="70" w:name="_Toc438980835"/>
      <w:bookmarkStart w:id="71" w:name="_Toc446324854"/>
      <w:r>
        <w:t xml:space="preserve">Application </w:t>
      </w:r>
      <w:r w:rsidR="00513C58">
        <w:rPr>
          <w:lang w:val="en-US"/>
        </w:rPr>
        <w:t>S</w:t>
      </w:r>
      <w:r w:rsidR="00513C58">
        <w:t xml:space="preserve">teps </w:t>
      </w:r>
      <w:r>
        <w:t xml:space="preserve">to </w:t>
      </w:r>
      <w:r w:rsidR="00513C58">
        <w:rPr>
          <w:lang w:val="en-US"/>
        </w:rPr>
        <w:t>I</w:t>
      </w:r>
      <w:r w:rsidR="00513C58">
        <w:t xml:space="preserve">nitialize </w:t>
      </w:r>
      <w:r w:rsidR="008B62FB">
        <w:t>the Dialogic JSR 309</w:t>
      </w:r>
      <w:r>
        <w:t xml:space="preserve"> Connector</w:t>
      </w:r>
      <w:bookmarkEnd w:id="70"/>
      <w:bookmarkEnd w:id="71"/>
    </w:p>
    <w:p w14:paraId="08640ED4" w14:textId="4B55BF4A" w:rsidR="00E27BC8" w:rsidRDefault="00E27BC8" w:rsidP="00E27BC8">
      <w:pPr>
        <w:rPr>
          <w:lang w:eastAsia="x-none"/>
        </w:rPr>
      </w:pPr>
      <w:r>
        <w:rPr>
          <w:lang w:eastAsia="x-none"/>
        </w:rPr>
        <w:t>Once the application’s servletInitialized( ) method is invoked, the SIP container has been initialized and the application can now take steps to initialize the JSR 309 interface. After validating the request in the Verification Application servletInitialized( ) method, the application will issue initDriver( ) method.</w:t>
      </w:r>
    </w:p>
    <w:p w14:paraId="019989DA" w14:textId="3978D2FD" w:rsidR="00E27BC8" w:rsidRDefault="00E27BC8" w:rsidP="00E27BC8">
      <w:pPr>
        <w:rPr>
          <w:lang w:eastAsia="x-none"/>
        </w:rPr>
      </w:pPr>
      <w:r>
        <w:rPr>
          <w:lang w:eastAsia="x-none"/>
        </w:rPr>
        <w:t>The application obtains the Dialogic JSR 309 Connector configuration:</w:t>
      </w:r>
    </w:p>
    <w:p w14:paraId="1B475758" w14:textId="77777777" w:rsidR="00E27BC8" w:rsidRPr="00441E95" w:rsidRDefault="00E27BC8" w:rsidP="004E4BFF">
      <w:pPr>
        <w:pStyle w:val="Example"/>
      </w:pPr>
      <w:r w:rsidRPr="00441E95">
        <w:t>protected boolean initDriver()</w:t>
      </w:r>
    </w:p>
    <w:p w14:paraId="1AEE8989" w14:textId="77777777" w:rsidR="00E27BC8" w:rsidRPr="00441E95" w:rsidRDefault="00E27BC8" w:rsidP="004E4BFF">
      <w:pPr>
        <w:pStyle w:val="Example"/>
      </w:pPr>
      <w:r w:rsidRPr="00441E95">
        <w:t>{</w:t>
      </w:r>
    </w:p>
    <w:p w14:paraId="4C1F19F2" w14:textId="77777777" w:rsidR="00E27BC8" w:rsidRDefault="00E27BC8" w:rsidP="004E4BFF">
      <w:pPr>
        <w:pStyle w:val="Example"/>
        <w:rPr>
          <w:b/>
        </w:rPr>
      </w:pPr>
      <w:r w:rsidRPr="00441E95">
        <w:rPr>
          <w:b/>
        </w:rPr>
        <w:t xml:space="preserve">  dlgcDriver = DriverManager.getDriver(DLGC_309_DRIVER_NAME);</w:t>
      </w:r>
    </w:p>
    <w:p w14:paraId="60333633" w14:textId="77777777" w:rsidR="00E27BC8" w:rsidRPr="00441E95" w:rsidRDefault="00E27BC8" w:rsidP="004E4BFF">
      <w:pPr>
        <w:pStyle w:val="Example"/>
        <w:rPr>
          <w:b/>
        </w:rPr>
      </w:pPr>
      <w:r>
        <w:rPr>
          <w:b/>
        </w:rPr>
        <w:t xml:space="preserve">  </w:t>
      </w:r>
      <w:r w:rsidRPr="00441E95">
        <w:rPr>
          <w:b/>
        </w:rPr>
        <w:t>PropertyInfo connectorProperty[] = dlgcDriver.getFactoryPropertyInfo();</w:t>
      </w:r>
      <w:r w:rsidRPr="00441E95">
        <w:rPr>
          <w:b/>
        </w:rPr>
        <w:tab/>
      </w:r>
    </w:p>
    <w:p w14:paraId="27B321D7" w14:textId="77777777" w:rsidR="00E27BC8" w:rsidRPr="00441E95" w:rsidRDefault="00E27BC8" w:rsidP="004E4BFF">
      <w:pPr>
        <w:pStyle w:val="Example"/>
      </w:pPr>
      <w:r w:rsidRPr="00441E95">
        <w:t>…</w:t>
      </w:r>
    </w:p>
    <w:p w14:paraId="087DF8F4" w14:textId="77777777" w:rsidR="003545CA" w:rsidRDefault="003545CA" w:rsidP="004E4BFF">
      <w:pPr>
        <w:keepNext/>
        <w:rPr>
          <w:lang w:eastAsia="x-none"/>
        </w:rPr>
      </w:pPr>
      <w:r>
        <w:rPr>
          <w:lang w:eastAsia="x-none"/>
        </w:rPr>
        <w:lastRenderedPageBreak/>
        <w:t>Connector driver is able to discover some of the parameters that it needs but not all. The parameters required by the driver to work correctly are:</w:t>
      </w:r>
    </w:p>
    <w:p w14:paraId="43A2991B" w14:textId="77777777" w:rsidR="00B20D24" w:rsidRDefault="00B20D24" w:rsidP="005E77D6">
      <w:pPr>
        <w:pStyle w:val="ListParagraph"/>
        <w:keepNext/>
        <w:numPr>
          <w:ilvl w:val="0"/>
          <w:numId w:val="38"/>
        </w:numPr>
      </w:pPr>
      <w:r w:rsidRPr="006174DB">
        <w:t>connector.sip.address</w:t>
      </w:r>
      <w:r>
        <w:t xml:space="preserve"> – Platform SIP IP address used by the SIP container. The connector provides the ability to change the address in case the platform has multiple IP interfaces and the default IP address picked by connector needs to be changed.</w:t>
      </w:r>
    </w:p>
    <w:p w14:paraId="4FD87DA5" w14:textId="77777777" w:rsidR="00B20D24" w:rsidRDefault="00B20D24" w:rsidP="005E77D6">
      <w:pPr>
        <w:pStyle w:val="ListParagraph"/>
        <w:keepNext/>
        <w:numPr>
          <w:ilvl w:val="0"/>
          <w:numId w:val="38"/>
        </w:numPr>
      </w:pPr>
      <w:r w:rsidRPr="006174DB">
        <w:t>connector.sip.port</w:t>
      </w:r>
      <w:r>
        <w:t xml:space="preserve"> - Platform SIP port address used by SIP container. The connector provides ability to change the address in case the platform has multiple IP interfaces and the proper one is defined for different port number.</w:t>
      </w:r>
    </w:p>
    <w:p w14:paraId="3F58FECE" w14:textId="3E3FBE4F" w:rsidR="00B20D24" w:rsidRDefault="00B20D24" w:rsidP="005E77D6">
      <w:pPr>
        <w:pStyle w:val="ListParagraph"/>
        <w:keepNext/>
        <w:numPr>
          <w:ilvl w:val="0"/>
          <w:numId w:val="38"/>
        </w:numPr>
      </w:pPr>
      <w:r w:rsidRPr="006174DB">
        <w:t>connector.sip.transport</w:t>
      </w:r>
      <w:r>
        <w:t xml:space="preserve"> – Platform SIP transport.</w:t>
      </w:r>
      <w:r w:rsidR="0015479E">
        <w:t xml:space="preserve"> Supported values are </w:t>
      </w:r>
      <w:r w:rsidR="002B0438">
        <w:t>"</w:t>
      </w:r>
      <w:r w:rsidR="0015479E">
        <w:t>udp</w:t>
      </w:r>
      <w:r w:rsidR="002B0438">
        <w:t>"</w:t>
      </w:r>
      <w:r w:rsidR="0015479E">
        <w:t xml:space="preserve"> or </w:t>
      </w:r>
      <w:r w:rsidR="002B0438">
        <w:t>"</w:t>
      </w:r>
      <w:r w:rsidR="0015479E">
        <w:t>tcp</w:t>
      </w:r>
      <w:r w:rsidR="002B0438">
        <w:t>"</w:t>
      </w:r>
      <w:r w:rsidR="0015479E">
        <w:t xml:space="preserve">. Default: </w:t>
      </w:r>
      <w:r w:rsidR="002B0438">
        <w:t>"</w:t>
      </w:r>
      <w:r w:rsidR="0015479E">
        <w:t>udp</w:t>
      </w:r>
      <w:r w:rsidR="002B0438">
        <w:t>"</w:t>
      </w:r>
      <w:r w:rsidR="0015479E">
        <w:t>.</w:t>
      </w:r>
    </w:p>
    <w:p w14:paraId="5433F2D6" w14:textId="77777777" w:rsidR="00B20D24" w:rsidRDefault="00B20D24" w:rsidP="005E77D6">
      <w:pPr>
        <w:pStyle w:val="ListParagraph"/>
        <w:keepNext/>
        <w:numPr>
          <w:ilvl w:val="0"/>
          <w:numId w:val="38"/>
        </w:numPr>
      </w:pPr>
      <w:r w:rsidRPr="006174DB">
        <w:t>mediaserver.sip.ipaddress</w:t>
      </w:r>
      <w:r>
        <w:t xml:space="preserve"> – Dialogic XMS Media Server SIP IP address to be used by the Dialogic JSR 309 Connector.</w:t>
      </w:r>
    </w:p>
    <w:p w14:paraId="7C8AB7BA" w14:textId="43617431" w:rsidR="0015479E" w:rsidRDefault="00B20D24" w:rsidP="0015479E">
      <w:pPr>
        <w:pStyle w:val="ListParagraph"/>
        <w:keepNext/>
        <w:numPr>
          <w:ilvl w:val="0"/>
          <w:numId w:val="38"/>
        </w:numPr>
      </w:pPr>
      <w:r w:rsidRPr="006174DB">
        <w:t>mediaserver.sip.port</w:t>
      </w:r>
      <w:r>
        <w:t xml:space="preserve"> - Dialogic XMS Media Server SIP port to be used by the Dialogic JSR 309 Connector.</w:t>
      </w:r>
    </w:p>
    <w:p w14:paraId="4368AD0A" w14:textId="316A98F0" w:rsidR="0015479E" w:rsidRDefault="0015479E" w:rsidP="0015479E">
      <w:r>
        <w:t>Optionally</w:t>
      </w:r>
      <w:r w:rsidR="002B0438">
        <w:t xml:space="preserve">, the </w:t>
      </w:r>
      <w:r>
        <w:t xml:space="preserve">Dialogic JSR 309 Connector supports turning on SIP Session Timers between the </w:t>
      </w:r>
      <w:r w:rsidR="002B0438">
        <w:t xml:space="preserve">JSR </w:t>
      </w:r>
      <w:r>
        <w:t xml:space="preserve">309 driver and </w:t>
      </w:r>
      <w:r w:rsidR="002B0438">
        <w:t xml:space="preserve">the </w:t>
      </w:r>
      <w:r>
        <w:t xml:space="preserve">Dialogic </w:t>
      </w:r>
      <w:r w:rsidR="002B0438">
        <w:t xml:space="preserve">PowerMedia </w:t>
      </w:r>
      <w:r>
        <w:t xml:space="preserve">XMS. </w:t>
      </w:r>
      <w:r w:rsidR="002B0438">
        <w:t>I</w:t>
      </w:r>
      <w:r>
        <w:t xml:space="preserve">n this version of </w:t>
      </w:r>
      <w:r w:rsidR="002B0438">
        <w:t xml:space="preserve">the JSR </w:t>
      </w:r>
      <w:r>
        <w:t>309 Connector</w:t>
      </w:r>
      <w:r w:rsidR="002B0438">
        <w:t>, the</w:t>
      </w:r>
      <w:r>
        <w:t xml:space="preserve"> SIP Session Timers are turned on by default. T</w:t>
      </w:r>
      <w:r w:rsidR="002B0438">
        <w:t xml:space="preserve">he </w:t>
      </w:r>
      <w:r>
        <w:t>application can modify the</w:t>
      </w:r>
      <w:r w:rsidR="002B0438">
        <w:t xml:space="preserve"> parameters for the SIP Session Timers</w:t>
      </w:r>
      <w:r>
        <w:t xml:space="preserve"> when configuring factory properties:</w:t>
      </w:r>
    </w:p>
    <w:p w14:paraId="2596AC32" w14:textId="77777777" w:rsidR="0015479E" w:rsidRDefault="0015479E" w:rsidP="00A21F0A">
      <w:pPr>
        <w:pStyle w:val="ListParagraph"/>
        <w:numPr>
          <w:ilvl w:val="0"/>
          <w:numId w:val="52"/>
        </w:numPr>
      </w:pPr>
      <w:r>
        <w:t>mediaserver.sessionTimer.maxTimeout – defines SIP Session timeout in seconds. Default: 1800 (seconds).</w:t>
      </w:r>
    </w:p>
    <w:p w14:paraId="556DD752" w14:textId="5D23B2A0" w:rsidR="0015479E" w:rsidRPr="0015479E" w:rsidRDefault="0015479E" w:rsidP="00A21F0A">
      <w:pPr>
        <w:pStyle w:val="ListParagraph"/>
        <w:numPr>
          <w:ilvl w:val="0"/>
          <w:numId w:val="52"/>
        </w:numPr>
      </w:pPr>
      <w:r>
        <w:t xml:space="preserve">mediaserver.sessionTimer.switch - Turns the SIP Session Timer function on or off. Allowed values are: </w:t>
      </w:r>
      <w:r w:rsidR="002B0438">
        <w:t>"</w:t>
      </w:r>
      <w:r>
        <w:t>on</w:t>
      </w:r>
      <w:r w:rsidR="002B0438">
        <w:t>"</w:t>
      </w:r>
      <w:r>
        <w:t xml:space="preserve"> or </w:t>
      </w:r>
      <w:r w:rsidR="002B0438">
        <w:t>"</w:t>
      </w:r>
      <w:r>
        <w:t>off</w:t>
      </w:r>
      <w:r w:rsidR="002B0438">
        <w:t>"</w:t>
      </w:r>
      <w:r>
        <w:t xml:space="preserve">. Default: </w:t>
      </w:r>
      <w:r w:rsidR="002B0438">
        <w:t>"</w:t>
      </w:r>
      <w:r>
        <w:t>on</w:t>
      </w:r>
      <w:r w:rsidR="002B0438">
        <w:t>"</w:t>
      </w:r>
      <w:r>
        <w:t>.</w:t>
      </w:r>
    </w:p>
    <w:p w14:paraId="2A4AE0FC" w14:textId="77777777" w:rsidR="00B20D24" w:rsidRDefault="00B20D24" w:rsidP="00B20D24">
      <w:r>
        <w:t>The Verification Application configures the Dialogic JSR 309 Connector properties:</w:t>
      </w:r>
    </w:p>
    <w:p w14:paraId="19E15F97" w14:textId="77777777" w:rsidR="00FC53CC" w:rsidRPr="00441E95" w:rsidRDefault="00FC53CC" w:rsidP="00FC53CC">
      <w:pPr>
        <w:pStyle w:val="Example"/>
      </w:pPr>
      <w:r w:rsidRPr="00441E95">
        <w:t>…</w:t>
      </w:r>
    </w:p>
    <w:p w14:paraId="761CF0A7" w14:textId="77777777" w:rsidR="00FC53CC" w:rsidRPr="00441E95" w:rsidRDefault="00FC53CC" w:rsidP="00FC53CC">
      <w:pPr>
        <w:pStyle w:val="Example"/>
        <w:rPr>
          <w:b/>
        </w:rPr>
      </w:pPr>
      <w:r>
        <w:rPr>
          <w:b/>
        </w:rPr>
        <w:t xml:space="preserve"> </w:t>
      </w:r>
      <w:r w:rsidRPr="00441E95">
        <w:rPr>
          <w:b/>
        </w:rPr>
        <w:t xml:space="preserve"> Properties factoryProperties = new Properties();</w:t>
      </w:r>
    </w:p>
    <w:p w14:paraId="4F493DD7" w14:textId="77777777" w:rsidR="00FC53CC" w:rsidRPr="00441E95" w:rsidRDefault="00FC53CC" w:rsidP="00FC53CC">
      <w:pPr>
        <w:pStyle w:val="Example"/>
        <w:rPr>
          <w:b/>
        </w:rPr>
      </w:pPr>
      <w:r w:rsidRPr="00441E95">
        <w:rPr>
          <w:b/>
        </w:rPr>
        <w:t xml:space="preserve">  for ( PropertyInfo prop: connectorProperty ) {</w:t>
      </w:r>
    </w:p>
    <w:p w14:paraId="47D62EA8" w14:textId="3CECE982" w:rsidR="00FC53CC" w:rsidRPr="00441E95" w:rsidRDefault="00FC53CC" w:rsidP="00FC53CC">
      <w:pPr>
        <w:pStyle w:val="Example"/>
        <w:rPr>
          <w:b/>
        </w:rPr>
      </w:pPr>
      <w:r w:rsidRPr="00441E95">
        <w:rPr>
          <w:b/>
        </w:rPr>
        <w:t xml:space="preserve">    log.debug(</w:t>
      </w:r>
      <w:r w:rsidR="002B0438">
        <w:rPr>
          <w:b/>
        </w:rPr>
        <w:t>"</w:t>
      </w:r>
      <w:r w:rsidRPr="00441E95">
        <w:rPr>
          <w:b/>
        </w:rPr>
        <w:t>initDriver() - ===================</w:t>
      </w:r>
      <w:r w:rsidR="002B0438">
        <w:rPr>
          <w:b/>
        </w:rPr>
        <w:t>"</w:t>
      </w:r>
      <w:r w:rsidRPr="00441E95">
        <w:rPr>
          <w:b/>
        </w:rPr>
        <w:t>);</w:t>
      </w:r>
    </w:p>
    <w:p w14:paraId="7EC8BCCB" w14:textId="57C1CC5B" w:rsidR="00FC53CC" w:rsidRPr="00441E95" w:rsidRDefault="00FC53CC" w:rsidP="00FC53CC">
      <w:pPr>
        <w:pStyle w:val="Example"/>
        <w:rPr>
          <w:b/>
        </w:rPr>
      </w:pPr>
      <w:r w:rsidRPr="00441E95">
        <w:rPr>
          <w:b/>
        </w:rPr>
        <w:t xml:space="preserve">    log.debug(</w:t>
      </w:r>
      <w:r w:rsidR="002B0438">
        <w:rPr>
          <w:b/>
        </w:rPr>
        <w:t>"</w:t>
      </w:r>
      <w:r w:rsidRPr="00441E95">
        <w:rPr>
          <w:b/>
        </w:rPr>
        <w:t xml:space="preserve">initDriver() - Name: </w:t>
      </w:r>
      <w:r w:rsidR="002B0438">
        <w:rPr>
          <w:b/>
        </w:rPr>
        <w:t>"</w:t>
      </w:r>
      <w:r w:rsidRPr="00441E95">
        <w:rPr>
          <w:b/>
        </w:rPr>
        <w:t xml:space="preserve"> + prop.name);</w:t>
      </w:r>
    </w:p>
    <w:p w14:paraId="75FFA8CF" w14:textId="117CDB69" w:rsidR="00FC53CC" w:rsidRPr="00441E95" w:rsidRDefault="00FC53CC" w:rsidP="00FC53CC">
      <w:pPr>
        <w:pStyle w:val="Example"/>
        <w:rPr>
          <w:b/>
        </w:rPr>
      </w:pPr>
      <w:r w:rsidRPr="00441E95">
        <w:rPr>
          <w:b/>
        </w:rPr>
        <w:t xml:space="preserve">    log.debug(</w:t>
      </w:r>
      <w:r w:rsidR="002B0438">
        <w:rPr>
          <w:b/>
        </w:rPr>
        <w:t>"</w:t>
      </w:r>
      <w:r w:rsidRPr="00441E95">
        <w:rPr>
          <w:b/>
        </w:rPr>
        <w:t xml:space="preserve">initDriver() - Description: </w:t>
      </w:r>
      <w:r w:rsidR="002B0438">
        <w:rPr>
          <w:b/>
        </w:rPr>
        <w:t>"</w:t>
      </w:r>
      <w:r w:rsidRPr="00441E95">
        <w:rPr>
          <w:b/>
        </w:rPr>
        <w:t xml:space="preserve"> + prop.description);</w:t>
      </w:r>
    </w:p>
    <w:p w14:paraId="6BFC1125" w14:textId="7B8D0137" w:rsidR="00FC53CC" w:rsidRPr="00441E95" w:rsidRDefault="00FC53CC" w:rsidP="00FC53CC">
      <w:pPr>
        <w:pStyle w:val="Example"/>
        <w:rPr>
          <w:b/>
        </w:rPr>
      </w:pPr>
      <w:r w:rsidRPr="00441E95">
        <w:rPr>
          <w:b/>
        </w:rPr>
        <w:t xml:space="preserve">    log.debug(</w:t>
      </w:r>
      <w:r w:rsidR="002B0438">
        <w:rPr>
          <w:b/>
        </w:rPr>
        <w:t>"</w:t>
      </w:r>
      <w:r w:rsidRPr="00441E95">
        <w:rPr>
          <w:b/>
        </w:rPr>
        <w:t xml:space="preserve">initDriver() - Required: </w:t>
      </w:r>
      <w:r w:rsidR="002B0438">
        <w:rPr>
          <w:b/>
        </w:rPr>
        <w:t>"</w:t>
      </w:r>
      <w:r w:rsidRPr="00441E95">
        <w:rPr>
          <w:b/>
        </w:rPr>
        <w:t xml:space="preserve"> + new Boolean(prop.required).toString() );</w:t>
      </w:r>
    </w:p>
    <w:p w14:paraId="402AB3B3" w14:textId="70980CAB" w:rsidR="00FC53CC" w:rsidRPr="00441E95" w:rsidRDefault="00FC53CC" w:rsidP="00FC53CC">
      <w:pPr>
        <w:pStyle w:val="Example"/>
        <w:rPr>
          <w:b/>
        </w:rPr>
      </w:pPr>
      <w:r w:rsidRPr="00441E95">
        <w:rPr>
          <w:b/>
        </w:rPr>
        <w:t xml:space="preserve">    log.debug(</w:t>
      </w:r>
      <w:r w:rsidR="002B0438">
        <w:rPr>
          <w:b/>
        </w:rPr>
        <w:t>"</w:t>
      </w:r>
      <w:r w:rsidRPr="00441E95">
        <w:rPr>
          <w:b/>
        </w:rPr>
        <w:t xml:space="preserve">initDriver() - Value: </w:t>
      </w:r>
      <w:r w:rsidR="002B0438">
        <w:rPr>
          <w:b/>
        </w:rPr>
        <w:t>"</w:t>
      </w:r>
      <w:r w:rsidRPr="00441E95">
        <w:rPr>
          <w:b/>
        </w:rPr>
        <w:t xml:space="preserve"> + prop.defaultValue);</w:t>
      </w:r>
    </w:p>
    <w:p w14:paraId="413CAC39" w14:textId="4CFFB1DA" w:rsidR="00FC53CC" w:rsidRPr="00441E95" w:rsidRDefault="00FC53CC" w:rsidP="00FC53CC">
      <w:pPr>
        <w:pStyle w:val="Example"/>
        <w:rPr>
          <w:b/>
        </w:rPr>
      </w:pPr>
      <w:r w:rsidRPr="00441E95">
        <w:rPr>
          <w:b/>
        </w:rPr>
        <w:t xml:space="preserve">    if ( prop.name.compareToIgnoreCase(</w:t>
      </w:r>
      <w:r w:rsidR="002B0438">
        <w:rPr>
          <w:b/>
        </w:rPr>
        <w:t>"</w:t>
      </w:r>
      <w:r w:rsidRPr="00441E95">
        <w:rPr>
          <w:b/>
        </w:rPr>
        <w:t>connector.sip.address</w:t>
      </w:r>
      <w:r w:rsidR="002B0438">
        <w:rPr>
          <w:b/>
        </w:rPr>
        <w:t>"</w:t>
      </w:r>
      <w:r w:rsidRPr="00441E95">
        <w:rPr>
          <w:b/>
        </w:rPr>
        <w:t>) == 0 )</w:t>
      </w:r>
    </w:p>
    <w:p w14:paraId="4FA7EA83" w14:textId="77777777" w:rsidR="00FC53CC" w:rsidRPr="00441E95" w:rsidRDefault="00FC53CC" w:rsidP="00FC53CC">
      <w:pPr>
        <w:pStyle w:val="Example"/>
        <w:rPr>
          <w:b/>
        </w:rPr>
      </w:pPr>
      <w:r w:rsidRPr="00441E95">
        <w:rPr>
          <w:b/>
        </w:rPr>
        <w:t xml:space="preserve">    {</w:t>
      </w:r>
    </w:p>
    <w:p w14:paraId="77DC7B54" w14:textId="77777777" w:rsidR="00FC53CC" w:rsidRPr="00441E95" w:rsidRDefault="00FC53CC" w:rsidP="00FC53CC">
      <w:pPr>
        <w:pStyle w:val="Example"/>
        <w:rPr>
          <w:b/>
        </w:rPr>
      </w:pPr>
      <w:r w:rsidRPr="00441E95">
        <w:rPr>
          <w:b/>
        </w:rPr>
        <w:t xml:space="preserve">      if (prop.defaultValue.compareToIgnoreCase(new_connector_sip_address.toString()) != 0)</w:t>
      </w:r>
    </w:p>
    <w:p w14:paraId="60743A41" w14:textId="77777777" w:rsidR="00FC53CC" w:rsidRPr="00441E95" w:rsidRDefault="00FC53CC" w:rsidP="00FC53CC">
      <w:pPr>
        <w:pStyle w:val="Example"/>
        <w:rPr>
          <w:b/>
        </w:rPr>
      </w:pPr>
      <w:r w:rsidRPr="00441E95">
        <w:rPr>
          <w:b/>
        </w:rPr>
        <w:t xml:space="preserve">      {</w:t>
      </w:r>
    </w:p>
    <w:p w14:paraId="65EBA94D" w14:textId="05F552BF" w:rsidR="00FC53CC" w:rsidRPr="00441E95" w:rsidRDefault="00FC53CC" w:rsidP="00FC53CC">
      <w:pPr>
        <w:pStyle w:val="Example"/>
        <w:rPr>
          <w:b/>
        </w:rPr>
      </w:pPr>
      <w:r w:rsidRPr="00441E95">
        <w:rPr>
          <w:b/>
        </w:rPr>
        <w:t xml:space="preserve">        log.debug(</w:t>
      </w:r>
      <w:r w:rsidR="002B0438">
        <w:rPr>
          <w:b/>
        </w:rPr>
        <w:t>"</w:t>
      </w:r>
      <w:r w:rsidRPr="00441E95">
        <w:rPr>
          <w:b/>
        </w:rPr>
        <w:t xml:space="preserve">initDriver() - New Value: </w:t>
      </w:r>
      <w:r w:rsidR="002B0438">
        <w:rPr>
          <w:b/>
        </w:rPr>
        <w:t>"</w:t>
      </w:r>
      <w:r w:rsidRPr="00441E95">
        <w:rPr>
          <w:b/>
        </w:rPr>
        <w:t xml:space="preserve"> + new_connector_sip_address);</w:t>
      </w:r>
    </w:p>
    <w:p w14:paraId="1CCAD913" w14:textId="77777777" w:rsidR="00FC53CC" w:rsidRPr="00441E95" w:rsidRDefault="00FC53CC" w:rsidP="00FC53CC">
      <w:pPr>
        <w:pStyle w:val="Example"/>
        <w:rPr>
          <w:b/>
        </w:rPr>
      </w:pPr>
      <w:r w:rsidRPr="00441E95">
        <w:rPr>
          <w:b/>
        </w:rPr>
        <w:t xml:space="preserve">        prop.defaultValue = new_connector_sip_address;</w:t>
      </w:r>
    </w:p>
    <w:p w14:paraId="2CF6692C" w14:textId="77777777" w:rsidR="00FC53CC" w:rsidRPr="00441E95" w:rsidRDefault="00FC53CC" w:rsidP="00FC53CC">
      <w:pPr>
        <w:pStyle w:val="Example"/>
        <w:rPr>
          <w:b/>
        </w:rPr>
      </w:pPr>
      <w:r w:rsidRPr="00441E95">
        <w:rPr>
          <w:b/>
        </w:rPr>
        <w:t xml:space="preserve">      }</w:t>
      </w:r>
    </w:p>
    <w:p w14:paraId="042D8A77" w14:textId="77777777" w:rsidR="00FC53CC" w:rsidRDefault="00FC53CC" w:rsidP="00FC53CC">
      <w:pPr>
        <w:pStyle w:val="Example"/>
      </w:pPr>
      <w:r w:rsidRPr="00441E95">
        <w:t>……</w:t>
      </w:r>
    </w:p>
    <w:p w14:paraId="6225A3A9" w14:textId="77777777" w:rsidR="00FC53CC" w:rsidRPr="00075F6E" w:rsidRDefault="00FC53CC" w:rsidP="00FC53CC">
      <w:pPr>
        <w:pStyle w:val="Example"/>
        <w:rPr>
          <w:b/>
        </w:rPr>
      </w:pPr>
      <w:r w:rsidRPr="00075F6E">
        <w:rPr>
          <w:b/>
        </w:rPr>
        <w:t xml:space="preserve">    factoryProperties.setProperty(prop.name, prop.defaultValue);</w:t>
      </w:r>
    </w:p>
    <w:p w14:paraId="59047F95" w14:textId="77777777" w:rsidR="00FC53CC" w:rsidRDefault="00FC53CC" w:rsidP="00FC53CC">
      <w:pPr>
        <w:pStyle w:val="Example"/>
      </w:pPr>
      <w:r>
        <w:t xml:space="preserve">  }</w:t>
      </w:r>
    </w:p>
    <w:p w14:paraId="03C5E1CC" w14:textId="77777777" w:rsidR="00FC53CC" w:rsidRDefault="00FC53CC" w:rsidP="00FC53CC">
      <w:pPr>
        <w:rPr>
          <w:lang w:eastAsia="x-none"/>
        </w:rPr>
      </w:pPr>
      <w:r>
        <w:rPr>
          <w:lang w:eastAsia="x-none"/>
        </w:rPr>
        <w:t xml:space="preserve">The application creates a </w:t>
      </w:r>
      <w:r w:rsidRPr="00BC5CA4">
        <w:t xml:space="preserve">new </w:t>
      </w:r>
      <w:r>
        <w:t>p</w:t>
      </w:r>
      <w:r w:rsidRPr="00BC5CA4">
        <w:t xml:space="preserve">roperties factory in which it will store all required parameters for </w:t>
      </w:r>
      <w:r>
        <w:t xml:space="preserve">the </w:t>
      </w:r>
      <w:r w:rsidRPr="00BC5CA4">
        <w:t>Dialogic JSR 309 Connector to start properly. It reads</w:t>
      </w:r>
      <w:r>
        <w:t xml:space="preserve"> the</w:t>
      </w:r>
      <w:r w:rsidRPr="00BC5CA4">
        <w:t xml:space="preserve"> locally stored application properties file configuration of each required parameter</w:t>
      </w:r>
      <w:r>
        <w:t xml:space="preserve"> and</w:t>
      </w:r>
      <w:r w:rsidRPr="00BC5CA4">
        <w:t xml:space="preserve"> compares it to the </w:t>
      </w:r>
      <w:r w:rsidRPr="00BC5CA4">
        <w:lastRenderedPageBreak/>
        <w:t xml:space="preserve">value automatically picked up by </w:t>
      </w:r>
      <w:r>
        <w:t xml:space="preserve">the </w:t>
      </w:r>
      <w:r w:rsidRPr="00BC5CA4">
        <w:t>Dialogic JSR 309 Connector. It then takes the newest value for each of the required parameters and</w:t>
      </w:r>
      <w:r>
        <w:rPr>
          <w:lang w:eastAsia="x-none"/>
        </w:rPr>
        <w:t xml:space="preserve"> stores it in new properties factory.</w:t>
      </w:r>
    </w:p>
    <w:p w14:paraId="59740C79" w14:textId="77777777" w:rsidR="00FC53CC" w:rsidRDefault="00FC53CC" w:rsidP="00FC53CC">
      <w:pPr>
        <w:rPr>
          <w:lang w:eastAsia="x-none"/>
        </w:rPr>
      </w:pPr>
      <w:r>
        <w:rPr>
          <w:lang w:eastAsia="x-none"/>
        </w:rPr>
        <w:t>The Dialogic JSR 309 Connector factory is created with the new set of parameters.</w:t>
      </w:r>
    </w:p>
    <w:p w14:paraId="2995CD80" w14:textId="77777777" w:rsidR="00FC53CC" w:rsidRPr="000F6DB3" w:rsidRDefault="00FC53CC" w:rsidP="004E4BFF">
      <w:pPr>
        <w:pStyle w:val="Example"/>
      </w:pPr>
      <w:r w:rsidRPr="000F6DB3">
        <w:t>....</w:t>
      </w:r>
    </w:p>
    <w:p w14:paraId="72F96889" w14:textId="77777777" w:rsidR="00FC53CC" w:rsidRPr="000F6DB3" w:rsidRDefault="00FC53CC" w:rsidP="004E4BFF">
      <w:pPr>
        <w:pStyle w:val="Example"/>
        <w:rPr>
          <w:b/>
          <w:color w:val="7030A0"/>
        </w:rPr>
      </w:pPr>
      <w:r w:rsidRPr="000F6DB3">
        <w:t xml:space="preserve">  </w:t>
      </w:r>
      <w:r w:rsidRPr="000F6DB3">
        <w:rPr>
          <w:b/>
          <w:color w:val="7030A0"/>
        </w:rPr>
        <w:t>mscFactory = dlgcDriver.getFactory(factoryProperties);</w:t>
      </w:r>
    </w:p>
    <w:p w14:paraId="652C4315" w14:textId="77777777" w:rsidR="00FC53CC" w:rsidRPr="000F6DB3" w:rsidRDefault="00FC53CC" w:rsidP="004E4BFF">
      <w:pPr>
        <w:pStyle w:val="Example"/>
      </w:pPr>
      <w:r w:rsidRPr="000F6DB3">
        <w:t>….</w:t>
      </w:r>
    </w:p>
    <w:p w14:paraId="48BB9B02" w14:textId="77777777" w:rsidR="00FC53CC" w:rsidRDefault="00FC53CC" w:rsidP="00FC53CC">
      <w:pPr>
        <w:rPr>
          <w:lang w:eastAsia="x-none"/>
        </w:rPr>
      </w:pPr>
      <w:r>
        <w:rPr>
          <w:lang w:eastAsia="x-none"/>
        </w:rPr>
        <w:t>The Dialogic JSR 309 Connector factory (mscFactory) is now created with a new set of required parameters. Now, the Dialogic JSR 309 Connector interface can be used.</w:t>
      </w:r>
    </w:p>
    <w:p w14:paraId="648D5D92" w14:textId="77777777" w:rsidR="009C1B27" w:rsidRDefault="009C1B27">
      <w:pPr>
        <w:pStyle w:val="Heading1"/>
      </w:pPr>
      <w:bookmarkStart w:id="72" w:name="developer_guidelines_htm"/>
      <w:bookmarkStart w:id="73" w:name="troubleshooting_htm"/>
      <w:bookmarkStart w:id="74" w:name="_Deployment_of_a"/>
      <w:bookmarkStart w:id="75" w:name="_Deployment_of_Sample"/>
      <w:bookmarkStart w:id="76" w:name="_Toc391386992"/>
      <w:bookmarkStart w:id="77" w:name="_Toc446324855"/>
      <w:bookmarkEnd w:id="72"/>
      <w:bookmarkEnd w:id="73"/>
      <w:bookmarkEnd w:id="74"/>
      <w:bookmarkEnd w:id="75"/>
      <w:r>
        <w:lastRenderedPageBreak/>
        <w:t>Troubleshooting</w:t>
      </w:r>
      <w:bookmarkEnd w:id="76"/>
      <w:bookmarkEnd w:id="77"/>
    </w:p>
    <w:p w14:paraId="1E4B95F0" w14:textId="31A650D7" w:rsidR="000F4C2B" w:rsidRPr="009C1B27" w:rsidRDefault="000F4C2B" w:rsidP="000F4C2B">
      <w:bookmarkStart w:id="78" w:name="_Toc391386994"/>
      <w:r>
        <w:t xml:space="preserve">This section provides basic troubleshooting techniques for the </w:t>
      </w:r>
      <w:r w:rsidR="00A03FEF">
        <w:t>Dialogic JSR 309 Connector</w:t>
      </w:r>
      <w:r>
        <w:t>.</w:t>
      </w:r>
    </w:p>
    <w:p w14:paraId="54C3E13E" w14:textId="77777777" w:rsidR="000F4C2B" w:rsidRDefault="000F4C2B" w:rsidP="000F4C2B">
      <w:pPr>
        <w:pStyle w:val="Heading2"/>
      </w:pPr>
      <w:bookmarkStart w:id="79" w:name="_Toc391386993"/>
      <w:bookmarkStart w:id="80" w:name="_Toc400975583"/>
      <w:bookmarkStart w:id="81" w:name="_Toc438980837"/>
      <w:bookmarkStart w:id="82" w:name="_Toc446324856"/>
      <w:r>
        <w:t>Logging</w:t>
      </w:r>
      <w:bookmarkEnd w:id="79"/>
      <w:bookmarkEnd w:id="80"/>
      <w:bookmarkEnd w:id="81"/>
      <w:bookmarkEnd w:id="82"/>
    </w:p>
    <w:p w14:paraId="79A4E52E" w14:textId="0B3E2BCE" w:rsidR="000F4C2B" w:rsidRDefault="000F4C2B" w:rsidP="000F4C2B">
      <w:r>
        <w:t xml:space="preserve">The Dialogic JSR 309 Connector and its </w:t>
      </w:r>
      <w:r w:rsidR="002453F4">
        <w:t>Verification Application</w:t>
      </w:r>
      <w:r>
        <w:t xml:space="preserve"> uses the Apache Log4j2 (version 2) logging facility. The connector makes use of </w:t>
      </w:r>
      <w:r w:rsidRPr="005178AB">
        <w:rPr>
          <w:i/>
        </w:rPr>
        <w:t>log4j2.xml</w:t>
      </w:r>
      <w:r>
        <w:t xml:space="preserve"> file for its logging configuration. With the introduction of Log4j2, it is possible to change the log levels without stopping/restarting any components. All the user needs to do is open </w:t>
      </w:r>
      <w:r w:rsidRPr="005178AB">
        <w:rPr>
          <w:i/>
        </w:rPr>
        <w:t>log4j2.xml</w:t>
      </w:r>
      <w:r>
        <w:t xml:space="preserve"> and change the logging to desired level. Log configuration file, log4j2.xml can be found at:</w:t>
      </w:r>
    </w:p>
    <w:p w14:paraId="58DC518B" w14:textId="77777777" w:rsidR="00291D4B" w:rsidRDefault="00291D4B" w:rsidP="004E4BFF">
      <w:pPr>
        <w:pStyle w:val="Example"/>
      </w:pPr>
      <w:r>
        <w:t>${CATALINA_HOME}/conf/Dialogic/log4j2.xml</w:t>
      </w:r>
    </w:p>
    <w:p w14:paraId="45F917DD" w14:textId="1572B13A" w:rsidR="000F4C2B" w:rsidRDefault="000F4C2B" w:rsidP="000F4C2B">
      <w:r>
        <w:t>As per log4j2.xml configuration</w:t>
      </w:r>
      <w:r w:rsidR="008B62FB">
        <w:t xml:space="preserve"> the Dialogic JSR 309</w:t>
      </w:r>
      <w:r>
        <w:t xml:space="preserve"> Connector and </w:t>
      </w:r>
      <w:r w:rsidR="002453F4">
        <w:t>Verification Application</w:t>
      </w:r>
      <w:r>
        <w:t xml:space="preserve">s log output file can be found in the </w:t>
      </w:r>
      <w:r w:rsidR="002B0438">
        <w:rPr>
          <w:i/>
        </w:rPr>
        <w:t>"</w:t>
      </w:r>
      <w:r w:rsidRPr="000F4C2B">
        <w:rPr>
          <w:i/>
        </w:rPr>
        <w:t>$CATALINA_HOME/logs</w:t>
      </w:r>
      <w:r w:rsidRPr="00053D6F">
        <w:rPr>
          <w:i/>
        </w:rPr>
        <w:t>/</w:t>
      </w:r>
      <w:r w:rsidR="002B0438">
        <w:t>"</w:t>
      </w:r>
      <w:r>
        <w:t xml:space="preserve"> directory called </w:t>
      </w:r>
      <w:r>
        <w:rPr>
          <w:i/>
          <w:iCs/>
        </w:rPr>
        <w:t>Dialogic.log</w:t>
      </w:r>
      <w:r>
        <w:t>.</w:t>
      </w:r>
    </w:p>
    <w:p w14:paraId="7DE2CFDF" w14:textId="77777777" w:rsidR="00291D4B" w:rsidRDefault="00291D4B" w:rsidP="00291D4B">
      <w:pPr>
        <w:rPr>
          <w:i/>
          <w:noProof/>
        </w:rPr>
      </w:pPr>
      <w:r>
        <w:t xml:space="preserve">Refer to the following to see </w:t>
      </w:r>
      <w:r w:rsidRPr="009837D7">
        <w:rPr>
          <w:i/>
          <w:lang w:eastAsia="x-none"/>
        </w:rPr>
        <w:t>Log4j2.xml</w:t>
      </w:r>
      <w:r>
        <w:rPr>
          <w:lang w:eastAsia="x-none"/>
        </w:rPr>
        <w:t xml:space="preserve"> in detail.</w:t>
      </w:r>
      <w:r w:rsidRPr="007D2809">
        <w:rPr>
          <w:i/>
          <w:noProof/>
        </w:rPr>
        <w:t xml:space="preserve"> </w:t>
      </w:r>
    </w:p>
    <w:p w14:paraId="4E91C0D0" w14:textId="456D8AB5" w:rsidR="00291D4B" w:rsidRPr="00D14A6D" w:rsidRDefault="00291D4B" w:rsidP="00291D4B">
      <w:pPr>
        <w:pStyle w:val="Example"/>
      </w:pPr>
      <w:r w:rsidRPr="00D14A6D">
        <w:t>&lt;?xml version=</w:t>
      </w:r>
      <w:r w:rsidR="002B0438">
        <w:t>"</w:t>
      </w:r>
      <w:r w:rsidRPr="00D14A6D">
        <w:t>1.0</w:t>
      </w:r>
      <w:r w:rsidR="002B0438">
        <w:t>"</w:t>
      </w:r>
      <w:r w:rsidRPr="00D14A6D">
        <w:t xml:space="preserve"> encoding=</w:t>
      </w:r>
      <w:r w:rsidR="002B0438">
        <w:t>"</w:t>
      </w:r>
      <w:r w:rsidRPr="00D14A6D">
        <w:t>UTF-8</w:t>
      </w:r>
      <w:r w:rsidR="002B0438">
        <w:t>"</w:t>
      </w:r>
      <w:r w:rsidRPr="00D14A6D">
        <w:t>?&gt;</w:t>
      </w:r>
    </w:p>
    <w:p w14:paraId="489EC8A0" w14:textId="4BDC32F3" w:rsidR="00291D4B" w:rsidRPr="00D14A6D" w:rsidRDefault="00291D4B" w:rsidP="00291D4B">
      <w:pPr>
        <w:pStyle w:val="Example"/>
      </w:pPr>
      <w:r w:rsidRPr="00D14A6D">
        <w:t>&lt;Configuration monitorInterval=</w:t>
      </w:r>
      <w:r w:rsidR="002B0438">
        <w:t>"</w:t>
      </w:r>
      <w:r w:rsidRPr="00D14A6D">
        <w:t>10</w:t>
      </w:r>
      <w:r w:rsidR="002B0438">
        <w:t>"</w:t>
      </w:r>
      <w:r w:rsidRPr="00D14A6D">
        <w:t xml:space="preserve"> status=</w:t>
      </w:r>
      <w:r w:rsidR="002B0438">
        <w:t>"</w:t>
      </w:r>
      <w:r w:rsidRPr="00D14A6D">
        <w:t>ERROR</w:t>
      </w:r>
      <w:r w:rsidR="002B0438">
        <w:t>"</w:t>
      </w:r>
      <w:r w:rsidRPr="00D14A6D">
        <w:t>&gt;</w:t>
      </w:r>
    </w:p>
    <w:p w14:paraId="0E836C88" w14:textId="77777777" w:rsidR="00291D4B" w:rsidRPr="00D14A6D" w:rsidRDefault="00291D4B" w:rsidP="00291D4B">
      <w:pPr>
        <w:pStyle w:val="Example"/>
      </w:pPr>
      <w:r w:rsidRPr="00D14A6D">
        <w:t xml:space="preserve">  &lt;Appenders&gt;</w:t>
      </w:r>
    </w:p>
    <w:p w14:paraId="62E75F0B" w14:textId="12F3C55A" w:rsidR="00291D4B" w:rsidRPr="00D14A6D" w:rsidRDefault="00291D4B" w:rsidP="00291D4B">
      <w:pPr>
        <w:pStyle w:val="Example"/>
      </w:pPr>
      <w:r w:rsidRPr="00D14A6D">
        <w:t xml:space="preserve">    &lt;File name=</w:t>
      </w:r>
      <w:r w:rsidR="002B0438">
        <w:t>"</w:t>
      </w:r>
      <w:r w:rsidRPr="00D14A6D">
        <w:t>dialogic</w:t>
      </w:r>
      <w:r w:rsidR="002B0438">
        <w:t>"</w:t>
      </w:r>
      <w:r w:rsidRPr="00D14A6D">
        <w:t xml:space="preserve"> fileName=</w:t>
      </w:r>
      <w:r w:rsidR="002B0438">
        <w:t>"</w:t>
      </w:r>
      <w:r w:rsidRPr="001D60E1">
        <w:rPr>
          <w:b/>
          <w:color w:val="FF0000"/>
        </w:rPr>
        <w:t>../logs/Dialogic.log</w:t>
      </w:r>
      <w:r w:rsidR="002B0438">
        <w:t>"</w:t>
      </w:r>
      <w:r w:rsidRPr="00D14A6D">
        <w:t xml:space="preserve"> append=</w:t>
      </w:r>
      <w:r w:rsidR="002B0438">
        <w:t>"</w:t>
      </w:r>
      <w:r w:rsidRPr="00D14A6D">
        <w:t>false</w:t>
      </w:r>
      <w:r w:rsidR="002B0438">
        <w:t>"</w:t>
      </w:r>
      <w:r w:rsidRPr="00D14A6D">
        <w:t>&gt;</w:t>
      </w:r>
    </w:p>
    <w:p w14:paraId="61360754" w14:textId="29F27927" w:rsidR="00291D4B" w:rsidRPr="00D14A6D" w:rsidRDefault="00291D4B" w:rsidP="00291D4B">
      <w:pPr>
        <w:pStyle w:val="Example"/>
      </w:pPr>
      <w:r w:rsidRPr="00D14A6D">
        <w:t xml:space="preserve">      &lt;PatternLayout pattern=</w:t>
      </w:r>
      <w:r w:rsidR="002B0438">
        <w:t>"</w:t>
      </w:r>
      <w:r w:rsidRPr="00D14A6D">
        <w:t>%d{HH:mm:ss.SSS} %-5level %class{36} %L %M - %msg%xEx%n</w:t>
      </w:r>
      <w:r w:rsidR="002B0438">
        <w:t>"</w:t>
      </w:r>
      <w:r w:rsidRPr="00D14A6D">
        <w:t>/&gt;</w:t>
      </w:r>
    </w:p>
    <w:p w14:paraId="70C415A7" w14:textId="77777777" w:rsidR="00291D4B" w:rsidRPr="00D14A6D" w:rsidRDefault="00291D4B" w:rsidP="00291D4B">
      <w:pPr>
        <w:pStyle w:val="Example"/>
      </w:pPr>
      <w:r w:rsidRPr="00D14A6D">
        <w:t xml:space="preserve">    &lt;/File&gt;</w:t>
      </w:r>
    </w:p>
    <w:p w14:paraId="2D7F9657" w14:textId="6BA1BB1E" w:rsidR="00291D4B" w:rsidRPr="00D14A6D" w:rsidRDefault="00291D4B" w:rsidP="00291D4B">
      <w:pPr>
        <w:pStyle w:val="Example"/>
      </w:pPr>
      <w:r w:rsidRPr="00D14A6D">
        <w:t xml:space="preserve">    &lt;Console name=</w:t>
      </w:r>
      <w:r w:rsidR="002B0438">
        <w:t>"</w:t>
      </w:r>
      <w:r w:rsidRPr="00D14A6D">
        <w:t>STDOUT</w:t>
      </w:r>
      <w:r w:rsidR="002B0438">
        <w:t>"</w:t>
      </w:r>
      <w:r w:rsidRPr="00D14A6D">
        <w:t xml:space="preserve"> target=</w:t>
      </w:r>
      <w:r w:rsidR="002B0438">
        <w:t>"</w:t>
      </w:r>
      <w:r w:rsidRPr="00D14A6D">
        <w:t>SYSTEM_OUT</w:t>
      </w:r>
      <w:r w:rsidR="002B0438">
        <w:t>"</w:t>
      </w:r>
      <w:r w:rsidRPr="00D14A6D">
        <w:t>&gt;</w:t>
      </w:r>
    </w:p>
    <w:p w14:paraId="12B74606" w14:textId="72B90202" w:rsidR="00291D4B" w:rsidRPr="00D14A6D" w:rsidRDefault="00291D4B" w:rsidP="00291D4B">
      <w:pPr>
        <w:pStyle w:val="Example"/>
      </w:pPr>
      <w:r w:rsidRPr="00D14A6D">
        <w:t xml:space="preserve">      &lt;PatternLayout pattern=</w:t>
      </w:r>
      <w:r w:rsidR="002B0438">
        <w:t>"</w:t>
      </w:r>
      <w:r w:rsidRPr="00D14A6D">
        <w:t>%d{HH:mm:ss.SSS} %-5level %class{36} %L %M - %msg%xEx%n</w:t>
      </w:r>
      <w:r w:rsidR="002B0438">
        <w:t>"</w:t>
      </w:r>
      <w:r w:rsidRPr="00D14A6D">
        <w:t>/&gt;</w:t>
      </w:r>
    </w:p>
    <w:p w14:paraId="1C06136C" w14:textId="77777777" w:rsidR="00291D4B" w:rsidRPr="00D14A6D" w:rsidRDefault="00291D4B" w:rsidP="00291D4B">
      <w:pPr>
        <w:pStyle w:val="Example"/>
      </w:pPr>
      <w:r w:rsidRPr="00D14A6D">
        <w:t xml:space="preserve">    &lt;/Console&gt;</w:t>
      </w:r>
    </w:p>
    <w:p w14:paraId="3023D566" w14:textId="77777777" w:rsidR="00291D4B" w:rsidRPr="00D14A6D" w:rsidRDefault="00291D4B" w:rsidP="00291D4B">
      <w:pPr>
        <w:pStyle w:val="Example"/>
      </w:pPr>
      <w:r w:rsidRPr="00D14A6D">
        <w:t xml:space="preserve">  &lt;/Appenders&gt;</w:t>
      </w:r>
    </w:p>
    <w:p w14:paraId="69BE889D" w14:textId="77777777" w:rsidR="00291D4B" w:rsidRPr="00D14A6D" w:rsidRDefault="00291D4B" w:rsidP="00291D4B">
      <w:pPr>
        <w:pStyle w:val="Example"/>
      </w:pPr>
    </w:p>
    <w:p w14:paraId="4D8BD1B7" w14:textId="77777777" w:rsidR="00291D4B" w:rsidRPr="00D14A6D" w:rsidRDefault="00291D4B" w:rsidP="00291D4B">
      <w:pPr>
        <w:pStyle w:val="Example"/>
      </w:pPr>
      <w:r w:rsidRPr="00D14A6D">
        <w:t xml:space="preserve">  &lt;Loggers&gt;</w:t>
      </w:r>
    </w:p>
    <w:p w14:paraId="07F93BCA" w14:textId="29EC1658" w:rsidR="00291D4B" w:rsidRPr="00D14A6D" w:rsidRDefault="00291D4B" w:rsidP="00291D4B">
      <w:pPr>
        <w:pStyle w:val="Example"/>
      </w:pPr>
      <w:r w:rsidRPr="00D14A6D">
        <w:t xml:space="preserve">    &lt;Logger name=</w:t>
      </w:r>
      <w:r w:rsidR="002B0438">
        <w:t>"</w:t>
      </w:r>
      <w:r w:rsidRPr="00D14A6D">
        <w:t>com.vendor.dialogic</w:t>
      </w:r>
      <w:r w:rsidR="002B0438">
        <w:t>"</w:t>
      </w:r>
      <w:r w:rsidRPr="00D14A6D">
        <w:t xml:space="preserve"> level=</w:t>
      </w:r>
      <w:r w:rsidR="002B0438">
        <w:t>"</w:t>
      </w:r>
      <w:r w:rsidRPr="001D60E1">
        <w:rPr>
          <w:b/>
          <w:color w:val="FF0000"/>
        </w:rPr>
        <w:t>ERROR</w:t>
      </w:r>
      <w:r w:rsidR="002B0438">
        <w:t>"</w:t>
      </w:r>
      <w:r w:rsidRPr="00D14A6D">
        <w:t>&gt;</w:t>
      </w:r>
    </w:p>
    <w:p w14:paraId="7F7773D8" w14:textId="6D0BF5FD" w:rsidR="00291D4B" w:rsidRPr="00D14A6D" w:rsidRDefault="00291D4B" w:rsidP="00291D4B">
      <w:pPr>
        <w:pStyle w:val="Example"/>
      </w:pPr>
      <w:r w:rsidRPr="00D14A6D">
        <w:t xml:space="preserve">      &lt;AppenderRef ref=</w:t>
      </w:r>
      <w:r w:rsidR="002B0438">
        <w:t>"</w:t>
      </w:r>
      <w:r w:rsidRPr="00D14A6D">
        <w:t>dialogic</w:t>
      </w:r>
      <w:r w:rsidR="002B0438">
        <w:t>"</w:t>
      </w:r>
      <w:r w:rsidRPr="00D14A6D">
        <w:t>/&gt;</w:t>
      </w:r>
    </w:p>
    <w:p w14:paraId="24A41FE7" w14:textId="446BD8EE" w:rsidR="00291D4B" w:rsidRPr="00D14A6D" w:rsidRDefault="00291D4B" w:rsidP="00291D4B">
      <w:pPr>
        <w:pStyle w:val="Example"/>
      </w:pPr>
      <w:r w:rsidRPr="00D14A6D">
        <w:t xml:space="preserve">      &lt;!-- AppenderRef ref=</w:t>
      </w:r>
      <w:r w:rsidR="002B0438">
        <w:t>"</w:t>
      </w:r>
      <w:r w:rsidRPr="00D14A6D">
        <w:t>STDOUT</w:t>
      </w:r>
      <w:r w:rsidR="002B0438">
        <w:t>"</w:t>
      </w:r>
      <w:r w:rsidRPr="00D14A6D">
        <w:t>/ --&gt;</w:t>
      </w:r>
    </w:p>
    <w:p w14:paraId="4768B31D" w14:textId="77777777" w:rsidR="00291D4B" w:rsidRPr="00D14A6D" w:rsidRDefault="00291D4B" w:rsidP="00291D4B">
      <w:pPr>
        <w:pStyle w:val="Example"/>
      </w:pPr>
      <w:r w:rsidRPr="00D14A6D">
        <w:t xml:space="preserve">    &lt;/Logger&gt;</w:t>
      </w:r>
    </w:p>
    <w:p w14:paraId="16AC4358" w14:textId="3A42CA94" w:rsidR="00291D4B" w:rsidRPr="00D14A6D" w:rsidRDefault="00291D4B" w:rsidP="00291D4B">
      <w:pPr>
        <w:pStyle w:val="Example"/>
      </w:pPr>
      <w:r w:rsidRPr="00D14A6D">
        <w:t xml:space="preserve">    &lt;Logger name=</w:t>
      </w:r>
      <w:r w:rsidR="002B0438">
        <w:t>"</w:t>
      </w:r>
      <w:r w:rsidRPr="00D14A6D">
        <w:t>play</w:t>
      </w:r>
      <w:r w:rsidR="002B0438">
        <w:t>"</w:t>
      </w:r>
      <w:r w:rsidRPr="00D14A6D">
        <w:t xml:space="preserve"> level=</w:t>
      </w:r>
      <w:r w:rsidR="002B0438">
        <w:t>"</w:t>
      </w:r>
      <w:r w:rsidRPr="001D60E1">
        <w:rPr>
          <w:b/>
          <w:color w:val="FF0000"/>
        </w:rPr>
        <w:t>ERROR</w:t>
      </w:r>
      <w:r w:rsidR="002B0438">
        <w:t>"</w:t>
      </w:r>
      <w:r w:rsidRPr="00D14A6D">
        <w:t>&gt;</w:t>
      </w:r>
    </w:p>
    <w:p w14:paraId="69A03858" w14:textId="6DE76C10" w:rsidR="00291D4B" w:rsidRPr="00D14A6D" w:rsidRDefault="00291D4B" w:rsidP="00291D4B">
      <w:pPr>
        <w:pStyle w:val="Example"/>
      </w:pPr>
      <w:r w:rsidRPr="00D14A6D">
        <w:t xml:space="preserve">      &lt;AppenderRef ref=</w:t>
      </w:r>
      <w:r w:rsidR="002B0438">
        <w:t>"</w:t>
      </w:r>
      <w:r w:rsidRPr="00D14A6D">
        <w:t>dialogic</w:t>
      </w:r>
      <w:r w:rsidR="002B0438">
        <w:t>"</w:t>
      </w:r>
      <w:r w:rsidRPr="00D14A6D">
        <w:t>/&gt;</w:t>
      </w:r>
    </w:p>
    <w:p w14:paraId="429E7CB5" w14:textId="71AF4B68" w:rsidR="00291D4B" w:rsidRPr="00D14A6D" w:rsidRDefault="00291D4B" w:rsidP="00291D4B">
      <w:pPr>
        <w:pStyle w:val="Example"/>
      </w:pPr>
      <w:r w:rsidRPr="00D14A6D">
        <w:t xml:space="preserve">      &lt;!-- AppenderRef ref=</w:t>
      </w:r>
      <w:r w:rsidR="002B0438">
        <w:t>"</w:t>
      </w:r>
      <w:r w:rsidRPr="00D14A6D">
        <w:t>STDOUT</w:t>
      </w:r>
      <w:r w:rsidR="002B0438">
        <w:t>"</w:t>
      </w:r>
      <w:r w:rsidRPr="00D14A6D">
        <w:t>/ --&gt;</w:t>
      </w:r>
    </w:p>
    <w:p w14:paraId="55230571" w14:textId="77777777" w:rsidR="00291D4B" w:rsidRPr="00D14A6D" w:rsidRDefault="00291D4B" w:rsidP="00291D4B">
      <w:pPr>
        <w:pStyle w:val="Example"/>
      </w:pPr>
      <w:r w:rsidRPr="00D14A6D">
        <w:t xml:space="preserve">    &lt;/Logger&gt;</w:t>
      </w:r>
    </w:p>
    <w:p w14:paraId="3B94AA26" w14:textId="67110E70" w:rsidR="00291D4B" w:rsidRPr="00D14A6D" w:rsidRDefault="00291D4B" w:rsidP="00291D4B">
      <w:pPr>
        <w:pStyle w:val="Example"/>
      </w:pPr>
      <w:r w:rsidRPr="00D14A6D">
        <w:t xml:space="preserve">    &lt;Logger name=</w:t>
      </w:r>
      <w:r w:rsidR="002B0438">
        <w:t>"</w:t>
      </w:r>
      <w:r w:rsidRPr="00D14A6D">
        <w:t>base</w:t>
      </w:r>
      <w:r w:rsidR="002B0438">
        <w:t>"</w:t>
      </w:r>
      <w:r w:rsidRPr="00D14A6D">
        <w:t xml:space="preserve"> level=</w:t>
      </w:r>
      <w:r w:rsidR="002B0438">
        <w:t>"</w:t>
      </w:r>
      <w:r w:rsidRPr="001D60E1">
        <w:rPr>
          <w:b/>
          <w:color w:val="FF0000"/>
        </w:rPr>
        <w:t>ERROR</w:t>
      </w:r>
      <w:r w:rsidR="002B0438">
        <w:t>"</w:t>
      </w:r>
      <w:r w:rsidRPr="00D14A6D">
        <w:t>&gt;</w:t>
      </w:r>
    </w:p>
    <w:p w14:paraId="5150556F" w14:textId="51CA57C8" w:rsidR="00291D4B" w:rsidRPr="00D14A6D" w:rsidRDefault="00291D4B" w:rsidP="00291D4B">
      <w:pPr>
        <w:pStyle w:val="Example"/>
      </w:pPr>
      <w:r w:rsidRPr="00D14A6D">
        <w:t xml:space="preserve">      &lt;AppenderRef ref=</w:t>
      </w:r>
      <w:r w:rsidR="002B0438">
        <w:t>"</w:t>
      </w:r>
      <w:r w:rsidRPr="00D14A6D">
        <w:t>dialogic</w:t>
      </w:r>
      <w:r w:rsidR="002B0438">
        <w:t>"</w:t>
      </w:r>
      <w:r w:rsidRPr="00D14A6D">
        <w:t>/&gt;</w:t>
      </w:r>
    </w:p>
    <w:p w14:paraId="11EA772B" w14:textId="595DA283" w:rsidR="00291D4B" w:rsidRPr="00D14A6D" w:rsidRDefault="00291D4B" w:rsidP="00291D4B">
      <w:pPr>
        <w:pStyle w:val="Example"/>
      </w:pPr>
      <w:r w:rsidRPr="00D14A6D">
        <w:t xml:space="preserve">      &lt;!-- AppenderRef ref=</w:t>
      </w:r>
      <w:r w:rsidR="002B0438">
        <w:t>"</w:t>
      </w:r>
      <w:r w:rsidRPr="00D14A6D">
        <w:t>STDOUT</w:t>
      </w:r>
      <w:r w:rsidR="002B0438">
        <w:t>"</w:t>
      </w:r>
      <w:r w:rsidRPr="00D14A6D">
        <w:t>/ --&gt;</w:t>
      </w:r>
    </w:p>
    <w:p w14:paraId="6AEA590D" w14:textId="77777777" w:rsidR="00291D4B" w:rsidRPr="00D14A6D" w:rsidRDefault="00291D4B" w:rsidP="00291D4B">
      <w:pPr>
        <w:pStyle w:val="Example"/>
      </w:pPr>
      <w:r w:rsidRPr="00D14A6D">
        <w:t xml:space="preserve">    &lt;/Logger&gt;</w:t>
      </w:r>
    </w:p>
    <w:p w14:paraId="3B673CE9" w14:textId="77777777" w:rsidR="00291D4B" w:rsidRPr="00D14A6D" w:rsidRDefault="00291D4B" w:rsidP="00291D4B">
      <w:pPr>
        <w:pStyle w:val="Example"/>
      </w:pPr>
      <w:r w:rsidRPr="00D14A6D">
        <w:t xml:space="preserve">  &lt;/Loggers&gt;</w:t>
      </w:r>
    </w:p>
    <w:p w14:paraId="029893C9" w14:textId="77777777" w:rsidR="00291D4B" w:rsidRPr="00D14A6D" w:rsidRDefault="00291D4B" w:rsidP="00291D4B">
      <w:pPr>
        <w:pStyle w:val="Example"/>
      </w:pPr>
      <w:r w:rsidRPr="00D14A6D">
        <w:t>&lt;/Configuration&gt;</w:t>
      </w:r>
    </w:p>
    <w:p w14:paraId="41468100" w14:textId="77777777" w:rsidR="00A3157C" w:rsidRDefault="00A3157C" w:rsidP="00A3157C">
      <w:pPr>
        <w:keepNext/>
        <w:rPr>
          <w:lang w:eastAsia="x-none"/>
        </w:rPr>
      </w:pPr>
      <w:r>
        <w:rPr>
          <w:lang w:eastAsia="x-none"/>
        </w:rPr>
        <w:lastRenderedPageBreak/>
        <w:t xml:space="preserve">For details of the </w:t>
      </w:r>
      <w:r w:rsidRPr="00BC5CA4">
        <w:rPr>
          <w:i/>
          <w:lang w:eastAsia="x-none"/>
        </w:rPr>
        <w:t>Log4j2.xml</w:t>
      </w:r>
      <w:r>
        <w:rPr>
          <w:lang w:eastAsia="x-none"/>
        </w:rPr>
        <w:t xml:space="preserve"> configuration, refer to the following information:</w:t>
      </w:r>
    </w:p>
    <w:p w14:paraId="48CFA3A8" w14:textId="77777777" w:rsidR="00A3157C" w:rsidRDefault="00A3157C" w:rsidP="005E77D6">
      <w:pPr>
        <w:pStyle w:val="ListParagraph"/>
        <w:keepNext/>
        <w:numPr>
          <w:ilvl w:val="0"/>
          <w:numId w:val="39"/>
        </w:numPr>
      </w:pPr>
      <w:r>
        <w:t xml:space="preserve">monitorInterval – Parameter defines how often log4j2 facility will </w:t>
      </w:r>
      <w:r w:rsidRPr="001D60E1">
        <w:t>automatically detect changes to the configuration file and reconfigure itself</w:t>
      </w:r>
      <w:r>
        <w:t>. The default is 10 seconds.</w:t>
      </w:r>
    </w:p>
    <w:p w14:paraId="60C648E2" w14:textId="77777777" w:rsidR="00A3157C" w:rsidRDefault="00A3157C" w:rsidP="005E77D6">
      <w:pPr>
        <w:keepNext/>
        <w:numPr>
          <w:ilvl w:val="2"/>
          <w:numId w:val="40"/>
        </w:numPr>
        <w:rPr>
          <w:lang w:eastAsia="x-none"/>
        </w:rPr>
      </w:pPr>
      <w:r>
        <w:rPr>
          <w:lang w:eastAsia="x-none"/>
        </w:rPr>
        <w:t>Appenders:</w:t>
      </w:r>
    </w:p>
    <w:p w14:paraId="31E6F2AD" w14:textId="77777777" w:rsidR="00A3157C" w:rsidRDefault="00A3157C" w:rsidP="005E77D6">
      <w:pPr>
        <w:numPr>
          <w:ilvl w:val="3"/>
          <w:numId w:val="11"/>
        </w:numPr>
        <w:rPr>
          <w:lang w:eastAsia="x-none"/>
        </w:rPr>
      </w:pPr>
      <w:r>
        <w:rPr>
          <w:lang w:eastAsia="x-none"/>
        </w:rPr>
        <w:t xml:space="preserve">Provided </w:t>
      </w:r>
      <w:r w:rsidRPr="00BC5CA4">
        <w:rPr>
          <w:i/>
          <w:lang w:eastAsia="x-none"/>
        </w:rPr>
        <w:t>log4j2.xml</w:t>
      </w:r>
      <w:r>
        <w:rPr>
          <w:lang w:eastAsia="x-none"/>
        </w:rPr>
        <w:t xml:space="preserve"> file defines two streams (Appenders) that it will send logging to: a file (</w:t>
      </w:r>
      <w:r w:rsidRPr="00BC5CA4">
        <w:rPr>
          <w:i/>
          <w:lang w:eastAsia="x-none"/>
        </w:rPr>
        <w:t>Dialogic.log</w:t>
      </w:r>
      <w:r>
        <w:rPr>
          <w:lang w:eastAsia="x-none"/>
        </w:rPr>
        <w:t>) and a system console. Each individual logger has a choice of which appender to use.</w:t>
      </w:r>
    </w:p>
    <w:p w14:paraId="03F891E5" w14:textId="77777777" w:rsidR="00A3157C" w:rsidRDefault="00A3157C" w:rsidP="005E77D6">
      <w:pPr>
        <w:numPr>
          <w:ilvl w:val="2"/>
          <w:numId w:val="41"/>
        </w:numPr>
        <w:rPr>
          <w:lang w:eastAsia="x-none"/>
        </w:rPr>
      </w:pPr>
      <w:r>
        <w:rPr>
          <w:lang w:eastAsia="x-none"/>
        </w:rPr>
        <w:t>Loggers:</w:t>
      </w:r>
    </w:p>
    <w:p w14:paraId="7201B6C2" w14:textId="77777777" w:rsidR="00A3157C" w:rsidRDefault="00A3157C" w:rsidP="005E77D6">
      <w:pPr>
        <w:numPr>
          <w:ilvl w:val="4"/>
          <w:numId w:val="42"/>
        </w:numPr>
        <w:ind w:left="2520"/>
        <w:rPr>
          <w:lang w:eastAsia="x-none"/>
        </w:rPr>
      </w:pPr>
      <w:r>
        <w:rPr>
          <w:lang w:eastAsia="x-none"/>
        </w:rPr>
        <w:t xml:space="preserve">Provided </w:t>
      </w:r>
      <w:r w:rsidRPr="00BC5CA4">
        <w:rPr>
          <w:i/>
          <w:lang w:eastAsia="x-none"/>
        </w:rPr>
        <w:t>log4j2.xml</w:t>
      </w:r>
      <w:r>
        <w:rPr>
          <w:lang w:eastAsia="x-none"/>
        </w:rPr>
        <w:t xml:space="preserve"> file Loggers section provides a logger configuration for various Java source packages:</w:t>
      </w:r>
    </w:p>
    <w:p w14:paraId="46CD3600" w14:textId="77777777" w:rsidR="00A3157C" w:rsidRDefault="00A3157C" w:rsidP="005E77D6">
      <w:pPr>
        <w:pStyle w:val="ListParagraph"/>
        <w:numPr>
          <w:ilvl w:val="4"/>
          <w:numId w:val="42"/>
        </w:numPr>
        <w:rPr>
          <w:lang w:eastAsia="x-none"/>
        </w:rPr>
      </w:pPr>
      <w:r>
        <w:rPr>
          <w:lang w:eastAsia="x-none"/>
        </w:rPr>
        <w:t>com.vendor.dialogic is a Dialogic JSR 309 Connector.</w:t>
      </w:r>
    </w:p>
    <w:p w14:paraId="499D6BB3" w14:textId="77777777" w:rsidR="00A3157C" w:rsidRDefault="00A3157C" w:rsidP="005E77D6">
      <w:pPr>
        <w:pStyle w:val="ListParagraph"/>
        <w:numPr>
          <w:ilvl w:val="4"/>
          <w:numId w:val="42"/>
        </w:numPr>
        <w:rPr>
          <w:lang w:eastAsia="x-none"/>
        </w:rPr>
      </w:pPr>
      <w:r>
        <w:rPr>
          <w:lang w:eastAsia="x-none"/>
        </w:rPr>
        <w:t>play &amp; base is a Dialogic JSR 309 Connector Verification Application.</w:t>
      </w:r>
    </w:p>
    <w:p w14:paraId="373999BB" w14:textId="77777777" w:rsidR="00A3157C" w:rsidRDefault="00A3157C" w:rsidP="00A3157C">
      <w:pPr>
        <w:pStyle w:val="Note"/>
        <w:ind w:left="1800"/>
      </w:pPr>
      <w:r w:rsidRPr="00BC5CA4">
        <w:rPr>
          <w:b/>
        </w:rPr>
        <w:t>Note:</w:t>
      </w:r>
      <w:r>
        <w:t xml:space="preserve"> Each logger can be set individually to the appropriate level of logging and each logger can be individually configured to log to file, STDOUT, or both.</w:t>
      </w:r>
    </w:p>
    <w:p w14:paraId="37CB5D65" w14:textId="77777777" w:rsidR="00A3157C" w:rsidRDefault="00A3157C" w:rsidP="00A3157C">
      <w:r>
        <w:t xml:space="preserve">Note that default logging level is set to </w:t>
      </w:r>
      <w:r>
        <w:rPr>
          <w:i/>
        </w:rPr>
        <w:t>ERROR,</w:t>
      </w:r>
      <w:r>
        <w:t xml:space="preserve"> which will cause the </w:t>
      </w:r>
      <w:r w:rsidRPr="00BC5CA4">
        <w:rPr>
          <w:i/>
        </w:rPr>
        <w:t xml:space="preserve">Dialogic.log </w:t>
      </w:r>
      <w:r>
        <w:t>file to be empty unless there are errors.</w:t>
      </w:r>
    </w:p>
    <w:p w14:paraId="0FCAC9F4" w14:textId="77777777" w:rsidR="00A3157C" w:rsidRDefault="00A3157C" w:rsidP="00A3157C">
      <w:r>
        <w:t xml:space="preserve">Refer to the Apache Log4j 2 documentation at </w:t>
      </w:r>
      <w:hyperlink r:id="rId49" w:history="1">
        <w:r>
          <w:rPr>
            <w:rStyle w:val="Hyperlink"/>
          </w:rPr>
          <w:t>http://logging.apache.org/log4j/2.x</w:t>
        </w:r>
      </w:hyperlink>
      <w:r>
        <w:t xml:space="preserve"> for details.</w:t>
      </w:r>
    </w:p>
    <w:p w14:paraId="71B25C72" w14:textId="77777777" w:rsidR="00A3157C" w:rsidRDefault="00A3157C" w:rsidP="00A3157C">
      <w:r>
        <w:t>Additional platform component logging, configuration, and modifications can be accomplished via appropriate Application Server Administration page. Refer to the platform specific documentation for details.</w:t>
      </w:r>
    </w:p>
    <w:p w14:paraId="094F58C6" w14:textId="77777777" w:rsidR="007C1043" w:rsidRDefault="007C1043" w:rsidP="007C1043">
      <w:pPr>
        <w:pStyle w:val="Heading2"/>
      </w:pPr>
      <w:bookmarkStart w:id="83" w:name="_Toc440642994"/>
      <w:bookmarkStart w:id="84" w:name="_Toc446324857"/>
      <w:bookmarkStart w:id="85" w:name="_Toc438980838"/>
      <w:r>
        <w:t xml:space="preserve">Dialogic JSR 309 Connector </w:t>
      </w:r>
      <w:r>
        <w:rPr>
          <w:lang w:val="en-US"/>
        </w:rPr>
        <w:t>and</w:t>
      </w:r>
      <w:r>
        <w:t xml:space="preserve"> Verification Application </w:t>
      </w:r>
      <w:bookmarkEnd w:id="83"/>
      <w:r>
        <w:rPr>
          <w:lang w:val="en-US"/>
        </w:rPr>
        <w:t>T</w:t>
      </w:r>
      <w:r>
        <w:t>roubleshooting</w:t>
      </w:r>
      <w:bookmarkEnd w:id="84"/>
    </w:p>
    <w:p w14:paraId="2D656073" w14:textId="4FCDBB26" w:rsidR="007C1043" w:rsidRDefault="007C1043" w:rsidP="005E77D6">
      <w:pPr>
        <w:pStyle w:val="ListParagraph"/>
        <w:numPr>
          <w:ilvl w:val="0"/>
          <w:numId w:val="43"/>
        </w:numPr>
      </w:pPr>
      <w:r>
        <w:t>The Verification Application first opens the application properties. If the path is not set or the properties file does not exist, the DEBUG log file will show an error as follows:</w:t>
      </w:r>
    </w:p>
    <w:bookmarkEnd w:id="85"/>
    <w:p w14:paraId="64159CD4" w14:textId="20EA784D" w:rsidR="007C1043" w:rsidRPr="007C1043" w:rsidRDefault="007C1043" w:rsidP="004E4BFF">
      <w:pPr>
        <w:pStyle w:val="ExampleIndent"/>
      </w:pPr>
      <w:r w:rsidRPr="007C1043">
        <w:t>13:53:55.851 INFO  play.AsyncPlayer 136 init - init() - Entering</w:t>
      </w:r>
    </w:p>
    <w:p w14:paraId="2C2E56FF" w14:textId="77777777" w:rsidR="007C1043" w:rsidRPr="007C1043" w:rsidRDefault="007C1043" w:rsidP="004E4BFF">
      <w:pPr>
        <w:pStyle w:val="ExampleIndent"/>
      </w:pPr>
      <w:r w:rsidRPr="007C1043">
        <w:t>13:53:55.853 DEBUG play.AsyncPlayer 138 init - init() - servletName: AsyncPlayer</w:t>
      </w:r>
    </w:p>
    <w:p w14:paraId="08CC3049" w14:textId="77777777" w:rsidR="007C1043" w:rsidRPr="007C1043" w:rsidRDefault="007C1043" w:rsidP="004E4BFF">
      <w:pPr>
        <w:pStyle w:val="ExampleIndent"/>
      </w:pPr>
      <w:r w:rsidRPr="007C1043">
        <w:t>13:53:55.854 INFO  base.ConfigProperty 40 &lt;init&gt; - ConfigProperty() - Entering</w:t>
      </w:r>
    </w:p>
    <w:p w14:paraId="1C65041D" w14:textId="77777777" w:rsidR="007C1043" w:rsidRPr="007C1043" w:rsidRDefault="007C1043" w:rsidP="004E4BFF">
      <w:pPr>
        <w:pStyle w:val="ExampleIndent"/>
      </w:pPr>
      <w:r w:rsidRPr="007C1043">
        <w:t>13:53:55.854 INFO  base.ConfigProperty 56 LoadProperties - LoadProperties() - Entering</w:t>
      </w:r>
    </w:p>
    <w:p w14:paraId="6A5B8AB9" w14:textId="77777777" w:rsidR="007C1043" w:rsidRPr="007C1043" w:rsidRDefault="007C1043" w:rsidP="004E4BFF">
      <w:pPr>
        <w:pStyle w:val="ExampleIndent"/>
      </w:pPr>
      <w:r w:rsidRPr="007C1043">
        <w:t>13:53:55.855 INFO  base.ConfigProperty 60 LoadProperties - LoadProperties() - Properties File = /home/jboss/mss-3.1.633-jboss-as-7.2.0.Final/standalone/configuration/Dialogic/dlgc_sample_demo.properties</w:t>
      </w:r>
    </w:p>
    <w:p w14:paraId="54E5D244" w14:textId="77777777" w:rsidR="007C1043" w:rsidRPr="007C1043" w:rsidRDefault="007C1043" w:rsidP="004E4BFF">
      <w:pPr>
        <w:pStyle w:val="ExampleIndent"/>
      </w:pPr>
      <w:r w:rsidRPr="007C1043">
        <w:t>13:53:55.855 ERROR base.ConfigProperty 77 LoadProperties - java.io.FileNotFoundException: /home/jboss/mss-3.1.633-jboss-as-7.2.0.Final/standalone/configuration/Dialogic/dlgc_sample_demo.properties (No such file or directory)</w:t>
      </w:r>
    </w:p>
    <w:p w14:paraId="0FC06C99" w14:textId="77777777" w:rsidR="007C1043" w:rsidRPr="007C1043" w:rsidRDefault="007C1043" w:rsidP="004E4BFF">
      <w:pPr>
        <w:pStyle w:val="ExampleIndent"/>
        <w:rPr>
          <w:b/>
          <w:color w:val="FF0000"/>
        </w:rPr>
      </w:pPr>
      <w:r w:rsidRPr="007C1043">
        <w:rPr>
          <w:b/>
          <w:color w:val="FF0000"/>
        </w:rPr>
        <w:t>13:53:55.856 ERROR base.ConfigProperty 78 LoadProperties - LoadProperties() - base Configuration File: /home/apachetomcat8/mss-4.0.21-apache-tomcat-8.0.26 /conf/Dialogic/dlgc_sample_demo.properties load failed</w:t>
      </w:r>
    </w:p>
    <w:p w14:paraId="6412E0A7" w14:textId="77777777" w:rsidR="007C1043" w:rsidRPr="007C1043" w:rsidRDefault="007C1043" w:rsidP="004E4BFF">
      <w:pPr>
        <w:pStyle w:val="ExampleIndent"/>
      </w:pPr>
      <w:r w:rsidRPr="007C1043">
        <w:t>13:53:55.856 INFO  base.ConfigProperty 81 LoadProperties - LoadProperties() - Exiting</w:t>
      </w:r>
    </w:p>
    <w:p w14:paraId="48FB5A86" w14:textId="77777777" w:rsidR="007C1043" w:rsidRDefault="007C1043" w:rsidP="007C1043">
      <w:pPr>
        <w:keepNext/>
        <w:ind w:left="720"/>
        <w:rPr>
          <w:lang w:eastAsia="x-none"/>
        </w:rPr>
      </w:pPr>
      <w:r>
        <w:rPr>
          <w:lang w:eastAsia="x-none"/>
        </w:rPr>
        <w:lastRenderedPageBreak/>
        <w:t>Successful loading of the properties file will be shown as an INFO message as follows:</w:t>
      </w:r>
    </w:p>
    <w:p w14:paraId="466C98F0" w14:textId="09E36956" w:rsidR="007C1043" w:rsidRPr="005F7443" w:rsidRDefault="007C1043" w:rsidP="004E4BFF">
      <w:pPr>
        <w:pStyle w:val="ExampleIndent"/>
        <w:keepNext/>
      </w:pPr>
      <w:r w:rsidRPr="005F7443">
        <w:t>13:55:46.315 INFO  play.AsyncPlayer 136 init - init() - Entering</w:t>
      </w:r>
    </w:p>
    <w:p w14:paraId="4F33F804" w14:textId="77777777" w:rsidR="007C1043" w:rsidRPr="005F7443" w:rsidRDefault="007C1043" w:rsidP="004E4BFF">
      <w:pPr>
        <w:pStyle w:val="ExampleIndent"/>
        <w:keepNext/>
      </w:pPr>
      <w:r w:rsidRPr="005F7443">
        <w:t>13:55:46.317 DEBUG play.AsyncPlayer 138 init - init() - servletName: AsyncPlayer</w:t>
      </w:r>
    </w:p>
    <w:p w14:paraId="17BEA093" w14:textId="77777777" w:rsidR="007C1043" w:rsidRPr="005F7443" w:rsidRDefault="007C1043" w:rsidP="004E4BFF">
      <w:pPr>
        <w:pStyle w:val="ExampleIndent"/>
      </w:pPr>
      <w:r w:rsidRPr="005F7443">
        <w:t>13:55:46.318 INFO  base.ConfigProperty 40 &lt;init&gt; - ConfigProperty() - Entering</w:t>
      </w:r>
    </w:p>
    <w:p w14:paraId="0722E931" w14:textId="77777777" w:rsidR="007C1043" w:rsidRPr="005F7443" w:rsidRDefault="007C1043" w:rsidP="004E4BFF">
      <w:pPr>
        <w:pStyle w:val="ExampleIndent"/>
      </w:pPr>
      <w:r w:rsidRPr="005F7443">
        <w:t>13:55:46.319 INFO  base.ConfigProperty 56 LoadProperties - LoadProperties() - Entering</w:t>
      </w:r>
    </w:p>
    <w:p w14:paraId="6158C2B5" w14:textId="77777777" w:rsidR="007C1043" w:rsidRPr="005F7443" w:rsidRDefault="007C1043" w:rsidP="004E4BFF">
      <w:pPr>
        <w:pStyle w:val="ExampleIndent"/>
      </w:pPr>
      <w:r w:rsidRPr="005F7443">
        <w:t>13:55:46.320 INFO  base.ConfigProperty 60 LoadProperties - LoadProperties() - Properties File = /home/jboss/mss-3.1.633-jboss-as-7.2.0.Final/standalone/configuration/Dialogic/dlgc_sample_demo.properties</w:t>
      </w:r>
    </w:p>
    <w:p w14:paraId="253285A7" w14:textId="77777777" w:rsidR="007C1043" w:rsidRPr="005F7443" w:rsidRDefault="007C1043" w:rsidP="004E4BFF">
      <w:pPr>
        <w:pStyle w:val="ExampleIndent"/>
        <w:rPr>
          <w:b/>
          <w:color w:val="00B050"/>
        </w:rPr>
      </w:pPr>
      <w:r w:rsidRPr="005F7443">
        <w:rPr>
          <w:b/>
          <w:color w:val="00B050"/>
        </w:rPr>
        <w:t xml:space="preserve">13:55:46.321 INFO  base.ConfigProperty 73 LoadProperties - LoadProperties() - base Configuration File: </w:t>
      </w:r>
      <w:r w:rsidRPr="000F4C2B">
        <w:rPr>
          <w:b/>
          <w:color w:val="00B050"/>
        </w:rPr>
        <w:t>/home/apachetomcat8/mss-4.0.21-apache-tomcat-8.0.26 /conf/Dialogic/dlgc_sample_demo.properties</w:t>
      </w:r>
      <w:r w:rsidRPr="00801AD8">
        <w:rPr>
          <w:b/>
          <w:color w:val="FF0000"/>
        </w:rPr>
        <w:t xml:space="preserve"> </w:t>
      </w:r>
      <w:r w:rsidRPr="005F7443">
        <w:rPr>
          <w:b/>
          <w:color w:val="00B050"/>
        </w:rPr>
        <w:t>Successfully Loaded</w:t>
      </w:r>
    </w:p>
    <w:p w14:paraId="1E3E20BA" w14:textId="77777777" w:rsidR="007C1043" w:rsidRPr="005F7443" w:rsidRDefault="007C1043" w:rsidP="004E4BFF">
      <w:pPr>
        <w:pStyle w:val="ExampleIndent"/>
      </w:pPr>
      <w:r w:rsidRPr="005F7443">
        <w:t>13:55:46.322 INFO  base.ConfigProperty 81 LoadProperties - LoadProperties() - Exiting</w:t>
      </w:r>
    </w:p>
    <w:p w14:paraId="279D503A" w14:textId="77777777" w:rsidR="007C1043" w:rsidRDefault="007C1043" w:rsidP="005E77D6">
      <w:pPr>
        <w:pStyle w:val="ListParagraph"/>
        <w:numPr>
          <w:ilvl w:val="0"/>
          <w:numId w:val="43"/>
        </w:numPr>
      </w:pPr>
      <w:r>
        <w:t>M</w:t>
      </w:r>
      <w:r w:rsidRPr="00BC5CA4">
        <w:t xml:space="preserve">ake sure that </w:t>
      </w:r>
      <w:r>
        <w:t xml:space="preserve">the </w:t>
      </w:r>
      <w:r w:rsidRPr="00BC5CA4">
        <w:t>Dialogic Connector SIP Servlet gets initialized first. If successful</w:t>
      </w:r>
      <w:r>
        <w:t>,</w:t>
      </w:r>
      <w:r w:rsidRPr="00BC5CA4">
        <w:t xml:space="preserve"> you will see following DEBUG print:</w:t>
      </w:r>
    </w:p>
    <w:p w14:paraId="5F651F3E" w14:textId="3FB3290A" w:rsidR="007C1043" w:rsidRPr="007C1043" w:rsidRDefault="007C1043" w:rsidP="004E4BFF">
      <w:pPr>
        <w:pStyle w:val="ExampleIndent"/>
      </w:pPr>
      <w:r w:rsidRPr="007C1043">
        <w:t>09:58:49.959 DEBUG com.vendor.dialogic.javax.media.mscontrol.spi.DlgcDriver 147 registerDialogic309Driver - DlgcDriver::registerDialogic309Driver() - Application Platformloading..loading driver now</w:t>
      </w:r>
    </w:p>
    <w:p w14:paraId="456C8170" w14:textId="77777777" w:rsidR="007C1043" w:rsidRPr="007C1043" w:rsidRDefault="007C1043" w:rsidP="004E4BFF">
      <w:pPr>
        <w:pStyle w:val="ExampleIndent"/>
      </w:pPr>
      <w:r w:rsidRPr="007C1043">
        <w:t>09:58:49.959 DEBUG com.vendor.dialogic.javax.media.mscontrol.spi.DlgcDriver 148 registerDialogic309Driver - DlgcDriver:registerDialogic309Drive() calling DriverManager.re</w:t>
      </w:r>
    </w:p>
    <w:p w14:paraId="6EAE7F73" w14:textId="77777777" w:rsidR="007C1043" w:rsidRPr="007C1043" w:rsidRDefault="007C1043" w:rsidP="004E4BFF">
      <w:pPr>
        <w:pStyle w:val="ExampleIndent"/>
      </w:pPr>
      <w:r w:rsidRPr="007C1043">
        <w:t>09:58:49.961 DEBUG com.vendor.dialogic.javax.media.mscontrol.spi.DlgcDriver 150 registerDialogic309Driver - DlgcDriver:registerDialogic309Drive() returned from DriverMana</w:t>
      </w:r>
    </w:p>
    <w:p w14:paraId="375C4FD8" w14:textId="77777777" w:rsidR="007C1043" w:rsidRPr="007C1043" w:rsidRDefault="007C1043" w:rsidP="004E4BFF">
      <w:pPr>
        <w:pStyle w:val="ExampleIndent"/>
        <w:rPr>
          <w:b/>
          <w:color w:val="00B050"/>
        </w:rPr>
      </w:pPr>
      <w:r w:rsidRPr="007C1043">
        <w:rPr>
          <w:b/>
          <w:color w:val="00B050"/>
        </w:rPr>
        <w:t>09:58:49.962 DEBUG com.vendor.dialogic.javax.media.mscontrol.sip.DlgcSipServlet 137 init - Dialogic Servlet Initialized...</w:t>
      </w:r>
    </w:p>
    <w:p w14:paraId="60E2165E" w14:textId="77777777" w:rsidR="007C1043" w:rsidRDefault="007C1043" w:rsidP="007C1043">
      <w:pPr>
        <w:pStyle w:val="ListParagraph"/>
        <w:keepNext/>
        <w:rPr>
          <w:noProof/>
          <w:color w:val="0E309B"/>
          <w:sz w:val="28"/>
          <w:szCs w:val="28"/>
        </w:rPr>
      </w:pPr>
      <w:r>
        <w:rPr>
          <w:lang w:eastAsia="x-none"/>
        </w:rPr>
        <w:t>The Verification Application will take the new set of required parameters and create a the Dialogic JSR 309 Factory. Successful creation of the JSR 309factory will be shown in the DEBUG logs as follows:</w:t>
      </w:r>
      <w:r w:rsidRPr="003B395B">
        <w:rPr>
          <w:noProof/>
          <w:color w:val="0E309B"/>
          <w:sz w:val="28"/>
          <w:szCs w:val="28"/>
        </w:rPr>
        <w:t xml:space="preserve"> </w:t>
      </w:r>
    </w:p>
    <w:p w14:paraId="217A9CE2" w14:textId="7224E67C" w:rsidR="007C1043" w:rsidRPr="007C1043" w:rsidRDefault="007C1043" w:rsidP="004E4BFF">
      <w:pPr>
        <w:pStyle w:val="ExampleIndent"/>
      </w:pPr>
      <w:r w:rsidRPr="007C1043">
        <w:t>13:55:46.700 DEBUG com.vendor.dialogic.javax.media.mscontrol.spi.DlgcDriver 408 getControlFactory - DlgcDriver::getControlFactory() property passed in:</w:t>
      </w:r>
    </w:p>
    <w:p w14:paraId="77E14D02" w14:textId="77777777" w:rsidR="007C1043" w:rsidRPr="007C1043" w:rsidRDefault="007C1043" w:rsidP="004E4BFF">
      <w:pPr>
        <w:pStyle w:val="ExampleIndent"/>
      </w:pPr>
      <w:r w:rsidRPr="007C1043">
        <w:t>13:55:46.706 DEBUG com.vendor.dialogic.javax.media.mscontrol.DlgcMsControlFactory 103 &lt;init&gt; - DlgcMsControlFactory:: CTOR using Dynamic Factory Configuration</w:t>
      </w:r>
    </w:p>
    <w:p w14:paraId="19544DCD" w14:textId="77777777" w:rsidR="007C1043" w:rsidRPr="007C1043" w:rsidRDefault="007C1043" w:rsidP="004E4BFF">
      <w:pPr>
        <w:pStyle w:val="ExampleIndent"/>
      </w:pPr>
      <w:r w:rsidRPr="007C1043">
        <w:t>13:55:46.709 DEBUG com.vendor.dialogic.javax.media.mscontrol.sip.DlgcMediaServer 235 &lt;init&gt; - DlgcMediaServer CTOR supporting Dynamic Configuration:</w:t>
      </w:r>
    </w:p>
    <w:p w14:paraId="52395F8E" w14:textId="77777777" w:rsidR="007C1043" w:rsidRPr="007C1043" w:rsidRDefault="007C1043" w:rsidP="004E4BFF">
      <w:pPr>
        <w:pStyle w:val="ExampleIndent"/>
        <w:rPr>
          <w:b/>
          <w:color w:val="00B050"/>
        </w:rPr>
      </w:pPr>
      <w:r w:rsidRPr="007C1043">
        <w:rPr>
          <w:b/>
          <w:color w:val="00B050"/>
        </w:rPr>
        <w:t>13:55:46.710 DEBUG com.vendor.dialogic.javax.media.mscontrol.sip.DlgcMediaServer 251 &lt;init&gt; - DlgcMediaServer CTOR using the following XMS SIP Values:  username: msml= Media Server IP: 146.152.122.4 Media Server SIP Port: 5060</w:t>
      </w:r>
    </w:p>
    <w:p w14:paraId="7E139942" w14:textId="77777777" w:rsidR="007C1043" w:rsidRPr="007C1043" w:rsidRDefault="007C1043" w:rsidP="004E4BFF">
      <w:pPr>
        <w:pStyle w:val="ExampleIndent"/>
        <w:rPr>
          <w:b/>
          <w:color w:val="00B050"/>
        </w:rPr>
      </w:pPr>
      <w:r w:rsidRPr="007C1043">
        <w:rPr>
          <w:b/>
          <w:color w:val="00B050"/>
        </w:rPr>
        <w:t>13:55:46.711 DEBUG com.vendor.dialogic.javax.media.mscontrol.sip.DlgcMediaServer 252 &lt;init&gt; - DlgcMediaServer CTOR using the following XMS Connector AS SIP Values: AS Server IP: 146.152.122.146 Connector AS SIP Port: 5080</w:t>
      </w:r>
    </w:p>
    <w:p w14:paraId="78A0A661" w14:textId="77777777" w:rsidR="0025433F" w:rsidRDefault="0025433F" w:rsidP="007C1043">
      <w:pPr>
        <w:pStyle w:val="Heading2"/>
      </w:pPr>
      <w:bookmarkStart w:id="86" w:name="_Toc446324858"/>
      <w:r>
        <w:t>SIP Errors</w:t>
      </w:r>
      <w:bookmarkEnd w:id="78"/>
      <w:bookmarkEnd w:id="86"/>
    </w:p>
    <w:p w14:paraId="2268342F" w14:textId="73E510A0" w:rsidR="007C1043" w:rsidRDefault="007C1043" w:rsidP="007C1043">
      <w:r>
        <w:t xml:space="preserve">If the PowerMedia XMS returns </w:t>
      </w:r>
      <w:r w:rsidR="002B0438">
        <w:t>"</w:t>
      </w:r>
      <w:r>
        <w:t>503 Service Unavailable</w:t>
      </w:r>
      <w:r w:rsidR="002B0438">
        <w:t>"</w:t>
      </w:r>
      <w:r>
        <w:t>, make sure the network is correctly set up by performing the following actions:</w:t>
      </w:r>
    </w:p>
    <w:p w14:paraId="12A6AD6B" w14:textId="77777777" w:rsidR="007C1043" w:rsidRDefault="007C1043" w:rsidP="005E77D6">
      <w:pPr>
        <w:pStyle w:val="ListParagraph"/>
        <w:numPr>
          <w:ilvl w:val="0"/>
          <w:numId w:val="44"/>
        </w:numPr>
      </w:pPr>
      <w:r>
        <w:t>Verify the available PowerMedia XMS licenses.</w:t>
      </w:r>
    </w:p>
    <w:p w14:paraId="1F579A25" w14:textId="77777777" w:rsidR="007C1043" w:rsidRDefault="007C1043" w:rsidP="005E77D6">
      <w:pPr>
        <w:pStyle w:val="ListParagraph"/>
        <w:numPr>
          <w:ilvl w:val="0"/>
          <w:numId w:val="44"/>
        </w:numPr>
      </w:pPr>
      <w:r>
        <w:t xml:space="preserve">Check </w:t>
      </w:r>
      <w:r w:rsidRPr="003C0856">
        <w:t xml:space="preserve">the </w:t>
      </w:r>
      <w:r w:rsidRPr="003B395B">
        <w:rPr>
          <w:i/>
        </w:rPr>
        <w:t>/etc/hosts</w:t>
      </w:r>
      <w:r w:rsidRPr="003C0856">
        <w:t xml:space="preserve"> file configuration</w:t>
      </w:r>
      <w:r>
        <w:t>.</w:t>
      </w:r>
    </w:p>
    <w:p w14:paraId="13415524" w14:textId="77777777" w:rsidR="00F234A7" w:rsidRPr="00531A21" w:rsidRDefault="003F6FBA" w:rsidP="00531A21">
      <w:pPr>
        <w:pStyle w:val="Heading1"/>
      </w:pPr>
      <w:bookmarkStart w:id="87" w:name="_Toc391386995"/>
      <w:bookmarkStart w:id="88" w:name="_Toc446324859"/>
      <w:r w:rsidRPr="004E4BFF">
        <w:lastRenderedPageBreak/>
        <w:t xml:space="preserve">Building </w:t>
      </w:r>
      <w:r w:rsidR="003D229D" w:rsidRPr="004E4BFF">
        <w:t xml:space="preserve">and Debugging </w:t>
      </w:r>
      <w:r w:rsidRPr="004E4BFF">
        <w:t>Sample Demos in Eclipse IDE</w:t>
      </w:r>
      <w:bookmarkEnd w:id="87"/>
      <w:bookmarkEnd w:id="88"/>
    </w:p>
    <w:p w14:paraId="4C6C0E29" w14:textId="10BCEFE3" w:rsidR="000C1EAC" w:rsidRDefault="000C1EAC" w:rsidP="000C1EAC">
      <w:r>
        <w:t xml:space="preserve">The Dialogic JSR 309 Connector distribution package comes with all necessary configuration files and content needed for anyone to build </w:t>
      </w:r>
      <w:r w:rsidR="002D0DDD">
        <w:t xml:space="preserve">the </w:t>
      </w:r>
      <w:r>
        <w:t>Verification Application on their own. This section provide</w:t>
      </w:r>
      <w:r w:rsidR="002D0DDD">
        <w:t>s</w:t>
      </w:r>
      <w:r>
        <w:t xml:space="preserve"> the steps to create, compile, build, and debug provided demo application using Eclipse IDE.</w:t>
      </w:r>
    </w:p>
    <w:p w14:paraId="68680AB1" w14:textId="77777777" w:rsidR="000C1EAC" w:rsidRDefault="000C1EAC" w:rsidP="000C1EAC">
      <w:pPr>
        <w:pStyle w:val="Heading2"/>
      </w:pPr>
      <w:bookmarkStart w:id="89" w:name="_Toc391386996"/>
      <w:bookmarkStart w:id="90" w:name="_Toc400959654"/>
      <w:bookmarkStart w:id="91" w:name="_Toc438980841"/>
      <w:bookmarkStart w:id="92" w:name="_Toc446324860"/>
      <w:r>
        <w:t>Prerequisites</w:t>
      </w:r>
      <w:bookmarkEnd w:id="89"/>
      <w:bookmarkEnd w:id="90"/>
      <w:bookmarkEnd w:id="91"/>
      <w:bookmarkEnd w:id="92"/>
    </w:p>
    <w:p w14:paraId="6C75234E" w14:textId="77777777" w:rsidR="00373FBA" w:rsidRDefault="00373FBA" w:rsidP="004E4BFF">
      <w:r>
        <w:t>The following components must be installed:</w:t>
      </w:r>
    </w:p>
    <w:p w14:paraId="12443323" w14:textId="77777777" w:rsidR="000C1EAC" w:rsidRDefault="000C1EAC" w:rsidP="005E77D6">
      <w:pPr>
        <w:numPr>
          <w:ilvl w:val="0"/>
          <w:numId w:val="6"/>
        </w:numPr>
        <w:rPr>
          <w:lang w:eastAsia="x-none"/>
        </w:rPr>
      </w:pPr>
      <w:r>
        <w:rPr>
          <w:lang w:eastAsia="x-none"/>
        </w:rPr>
        <w:t>Latest JDK version supported by desired J2EE platform.</w:t>
      </w:r>
    </w:p>
    <w:p w14:paraId="5D6A882D" w14:textId="33D487C9" w:rsidR="000C1EAC" w:rsidRDefault="000C1EAC" w:rsidP="005E77D6">
      <w:pPr>
        <w:numPr>
          <w:ilvl w:val="0"/>
          <w:numId w:val="6"/>
        </w:numPr>
        <w:rPr>
          <w:lang w:eastAsia="x-none"/>
        </w:rPr>
      </w:pPr>
      <w:r>
        <w:rPr>
          <w:lang w:eastAsia="x-none"/>
        </w:rPr>
        <w:t>Eclipse KDE (</w:t>
      </w:r>
      <w:r w:rsidR="00531A21">
        <w:rPr>
          <w:lang w:eastAsia="x-none"/>
        </w:rPr>
        <w:t>Version used here</w:t>
      </w:r>
      <w:r w:rsidRPr="00D46796">
        <w:rPr>
          <w:lang w:eastAsia="x-none"/>
        </w:rPr>
        <w:t>: Mars.1 Release (4.5.1)</w:t>
      </w:r>
      <w:r>
        <w:rPr>
          <w:lang w:eastAsia="x-none"/>
        </w:rPr>
        <w:t>).</w:t>
      </w:r>
    </w:p>
    <w:p w14:paraId="5AF7049B" w14:textId="2C11CCE2" w:rsidR="000C1EAC" w:rsidRDefault="000C1EAC" w:rsidP="005E77D6">
      <w:pPr>
        <w:numPr>
          <w:ilvl w:val="0"/>
          <w:numId w:val="6"/>
        </w:numPr>
        <w:rPr>
          <w:lang w:eastAsia="x-none"/>
        </w:rPr>
      </w:pPr>
      <w:r>
        <w:rPr>
          <w:lang w:eastAsia="x-none"/>
        </w:rPr>
        <w:t xml:space="preserve">In order to build provided demo applications, obtain two TeleStax platform dependent libraries </w:t>
      </w:r>
      <w:r w:rsidR="00531A21">
        <w:rPr>
          <w:lang w:eastAsia="x-none"/>
        </w:rPr>
        <w:t>that are</w:t>
      </w:r>
      <w:r>
        <w:rPr>
          <w:lang w:eastAsia="x-none"/>
        </w:rPr>
        <w:t xml:space="preserve"> NOT provided as part of</w:t>
      </w:r>
      <w:r w:rsidR="008B62FB">
        <w:rPr>
          <w:lang w:eastAsia="x-none"/>
        </w:rPr>
        <w:t xml:space="preserve"> the Dialogic JSR 309</w:t>
      </w:r>
      <w:r w:rsidR="00A03FEF">
        <w:rPr>
          <w:lang w:eastAsia="x-none"/>
        </w:rPr>
        <w:t xml:space="preserve"> Connector</w:t>
      </w:r>
      <w:r>
        <w:rPr>
          <w:lang w:eastAsia="x-none"/>
        </w:rPr>
        <w:t xml:space="preserve"> distribution package. They can be found under the following directories:</w:t>
      </w:r>
    </w:p>
    <w:p w14:paraId="51789B7A" w14:textId="77777777" w:rsidR="00B4683D" w:rsidRDefault="000C1EAC" w:rsidP="005E77D6">
      <w:pPr>
        <w:numPr>
          <w:ilvl w:val="1"/>
          <w:numId w:val="6"/>
        </w:numPr>
        <w:rPr>
          <w:lang w:eastAsia="x-none"/>
        </w:rPr>
      </w:pPr>
      <w:r>
        <w:rPr>
          <w:lang w:eastAsia="x-none"/>
        </w:rPr>
        <w:t xml:space="preserve"> </w:t>
      </w:r>
      <w:r w:rsidR="00B4683D">
        <w:rPr>
          <w:lang w:eastAsia="x-none"/>
        </w:rPr>
        <w:t>(TelScale)</w:t>
      </w:r>
    </w:p>
    <w:p w14:paraId="1AF18A1D" w14:textId="77777777" w:rsidR="000352BF" w:rsidRPr="00AA5376" w:rsidRDefault="00B4683D" w:rsidP="005E77D6">
      <w:pPr>
        <w:numPr>
          <w:ilvl w:val="2"/>
          <w:numId w:val="6"/>
        </w:numPr>
        <w:rPr>
          <w:i/>
          <w:lang w:eastAsia="x-none"/>
        </w:rPr>
      </w:pPr>
      <w:r w:rsidRPr="00AA5376">
        <w:rPr>
          <w:i/>
          <w:lang w:eastAsia="x-none"/>
        </w:rPr>
        <w:t>sip-servlets-spec-7.0.</w:t>
      </w:r>
      <w:r w:rsidR="000C1EAC">
        <w:rPr>
          <w:i/>
          <w:lang w:eastAsia="x-none"/>
        </w:rPr>
        <w:t>3</w:t>
      </w:r>
      <w:r w:rsidRPr="00AA5376">
        <w:rPr>
          <w:i/>
          <w:lang w:eastAsia="x-none"/>
        </w:rPr>
        <w:t>.</w:t>
      </w:r>
      <w:r w:rsidR="000C1EAC">
        <w:rPr>
          <w:i/>
          <w:lang w:eastAsia="x-none"/>
        </w:rPr>
        <w:t>xxx</w:t>
      </w:r>
      <w:r w:rsidR="00395BE3" w:rsidRPr="00AA5376">
        <w:rPr>
          <w:i/>
          <w:lang w:eastAsia="x-none"/>
        </w:rPr>
        <w:t>.jar</w:t>
      </w:r>
      <w:r w:rsidR="000C1EAC">
        <w:rPr>
          <w:i/>
          <w:lang w:eastAsia="x-none"/>
        </w:rPr>
        <w:t xml:space="preserve"> (x represents the appropriate version of the platform used)</w:t>
      </w:r>
    </w:p>
    <w:p w14:paraId="3F4C3880" w14:textId="77777777" w:rsidR="00B4683D" w:rsidRDefault="00B4683D" w:rsidP="005E77D6">
      <w:pPr>
        <w:numPr>
          <w:ilvl w:val="2"/>
          <w:numId w:val="6"/>
        </w:numPr>
        <w:rPr>
          <w:i/>
          <w:lang w:eastAsia="x-none"/>
        </w:rPr>
      </w:pPr>
      <w:r w:rsidRPr="00AA5376">
        <w:rPr>
          <w:i/>
          <w:lang w:eastAsia="x-none"/>
        </w:rPr>
        <w:t>servlet-api.jar</w:t>
      </w:r>
    </w:p>
    <w:p w14:paraId="6A2068A7" w14:textId="77777777" w:rsidR="000C1EAC" w:rsidRPr="000C1EAC" w:rsidRDefault="000C1EAC" w:rsidP="005E77D6">
      <w:pPr>
        <w:numPr>
          <w:ilvl w:val="2"/>
          <w:numId w:val="6"/>
        </w:numPr>
        <w:rPr>
          <w:i/>
          <w:lang w:eastAsia="x-none"/>
        </w:rPr>
      </w:pPr>
      <w:r>
        <w:rPr>
          <w:i/>
          <w:lang w:eastAsia="x-none"/>
        </w:rPr>
        <w:t>websocket-api.jar</w:t>
      </w:r>
    </w:p>
    <w:p w14:paraId="785BCCEB" w14:textId="77777777" w:rsidR="0003664E" w:rsidRPr="00B4683D" w:rsidRDefault="003F7BBC" w:rsidP="005E77D6">
      <w:pPr>
        <w:numPr>
          <w:ilvl w:val="1"/>
          <w:numId w:val="6"/>
        </w:numPr>
        <w:rPr>
          <w:lang w:eastAsia="x-none"/>
        </w:rPr>
      </w:pPr>
      <w:r>
        <w:rPr>
          <w:lang w:eastAsia="x-none"/>
        </w:rPr>
        <w:t>(Mobicents)</w:t>
      </w:r>
    </w:p>
    <w:p w14:paraId="74D1560B" w14:textId="77777777" w:rsidR="00B4683D" w:rsidRPr="00AA5376" w:rsidRDefault="00B4683D" w:rsidP="005E77D6">
      <w:pPr>
        <w:numPr>
          <w:ilvl w:val="2"/>
          <w:numId w:val="6"/>
        </w:numPr>
        <w:rPr>
          <w:i/>
          <w:lang w:eastAsia="x-none"/>
        </w:rPr>
      </w:pPr>
      <w:r w:rsidRPr="00AA5376">
        <w:rPr>
          <w:i/>
          <w:lang w:eastAsia="x-none"/>
        </w:rPr>
        <w:t>sip-servlets-</w:t>
      </w:r>
      <w:r w:rsidR="008C52D0" w:rsidRPr="00AA5376">
        <w:rPr>
          <w:i/>
          <w:lang w:eastAsia="x-none"/>
        </w:rPr>
        <w:t>spec</w:t>
      </w:r>
      <w:r w:rsidRPr="00AA5376">
        <w:rPr>
          <w:i/>
          <w:lang w:eastAsia="x-none"/>
        </w:rPr>
        <w:t>-</w:t>
      </w:r>
      <w:r w:rsidR="000C1EAC">
        <w:rPr>
          <w:i/>
          <w:lang w:eastAsia="x-none"/>
        </w:rPr>
        <w:t>x</w:t>
      </w:r>
      <w:r w:rsidRPr="00AA5376">
        <w:rPr>
          <w:i/>
          <w:lang w:eastAsia="x-none"/>
        </w:rPr>
        <w:t>.</w:t>
      </w:r>
      <w:r w:rsidR="000C1EAC">
        <w:rPr>
          <w:i/>
          <w:lang w:eastAsia="x-none"/>
        </w:rPr>
        <w:t>x</w:t>
      </w:r>
      <w:r w:rsidRPr="00AA5376">
        <w:rPr>
          <w:i/>
          <w:lang w:eastAsia="x-none"/>
        </w:rPr>
        <w:t>.</w:t>
      </w:r>
      <w:r w:rsidR="00046B1A">
        <w:rPr>
          <w:i/>
          <w:lang w:eastAsia="x-none"/>
        </w:rPr>
        <w:t>xxx</w:t>
      </w:r>
      <w:r w:rsidRPr="00AA5376">
        <w:rPr>
          <w:i/>
          <w:lang w:eastAsia="x-none"/>
        </w:rPr>
        <w:t>.jar</w:t>
      </w:r>
      <w:r w:rsidR="00046B1A">
        <w:rPr>
          <w:i/>
          <w:lang w:eastAsia="x-none"/>
        </w:rPr>
        <w:t xml:space="preserve"> (</w:t>
      </w:r>
      <w:r w:rsidR="000C1EAC">
        <w:rPr>
          <w:i/>
          <w:lang w:eastAsia="x-none"/>
        </w:rPr>
        <w:t>x</w:t>
      </w:r>
      <w:r w:rsidR="00046B1A">
        <w:rPr>
          <w:i/>
          <w:lang w:eastAsia="x-none"/>
        </w:rPr>
        <w:t xml:space="preserve"> represents </w:t>
      </w:r>
      <w:r w:rsidR="000C1EAC">
        <w:rPr>
          <w:i/>
          <w:lang w:eastAsia="x-none"/>
        </w:rPr>
        <w:t xml:space="preserve">the appropriate </w:t>
      </w:r>
      <w:r w:rsidR="00046B1A">
        <w:rPr>
          <w:i/>
          <w:lang w:eastAsia="x-none"/>
        </w:rPr>
        <w:t>version of</w:t>
      </w:r>
      <w:r w:rsidR="000C1EAC">
        <w:rPr>
          <w:i/>
          <w:lang w:eastAsia="x-none"/>
        </w:rPr>
        <w:t xml:space="preserve"> the platform used</w:t>
      </w:r>
      <w:r w:rsidR="00046B1A">
        <w:rPr>
          <w:i/>
          <w:lang w:eastAsia="x-none"/>
        </w:rPr>
        <w:t>)</w:t>
      </w:r>
    </w:p>
    <w:p w14:paraId="1DDEDBCF" w14:textId="77777777" w:rsidR="00B4683D" w:rsidRDefault="00B4683D" w:rsidP="005E77D6">
      <w:pPr>
        <w:numPr>
          <w:ilvl w:val="2"/>
          <w:numId w:val="6"/>
        </w:numPr>
        <w:rPr>
          <w:i/>
          <w:lang w:eastAsia="x-none"/>
        </w:rPr>
      </w:pPr>
      <w:r w:rsidRPr="00AA5376">
        <w:rPr>
          <w:i/>
          <w:lang w:eastAsia="x-none"/>
        </w:rPr>
        <w:t>servlet-api.jar</w:t>
      </w:r>
    </w:p>
    <w:p w14:paraId="09A358C3" w14:textId="77777777" w:rsidR="000C1EAC" w:rsidRPr="00AA5376" w:rsidRDefault="000C1EAC" w:rsidP="005E77D6">
      <w:pPr>
        <w:numPr>
          <w:ilvl w:val="2"/>
          <w:numId w:val="6"/>
        </w:numPr>
        <w:rPr>
          <w:i/>
          <w:lang w:eastAsia="x-none"/>
        </w:rPr>
      </w:pPr>
      <w:r>
        <w:rPr>
          <w:i/>
          <w:lang w:eastAsia="x-none"/>
        </w:rPr>
        <w:t>websocket-api.jar</w:t>
      </w:r>
    </w:p>
    <w:p w14:paraId="5A90EC08" w14:textId="74F6071C" w:rsidR="0063768F" w:rsidRDefault="0063768F" w:rsidP="0063768F">
      <w:pPr>
        <w:pStyle w:val="Heading2"/>
      </w:pPr>
      <w:bookmarkStart w:id="93" w:name="_Toc400975587"/>
      <w:bookmarkStart w:id="94" w:name="_Toc438980842"/>
      <w:bookmarkStart w:id="95" w:name="_Toc446324861"/>
      <w:r>
        <w:t xml:space="preserve">Creating </w:t>
      </w:r>
      <w:r w:rsidR="00531A21">
        <w:rPr>
          <w:lang w:val="en-US"/>
        </w:rPr>
        <w:t xml:space="preserve">the </w:t>
      </w:r>
      <w:r>
        <w:rPr>
          <w:lang w:val="en-US"/>
        </w:rPr>
        <w:t>B</w:t>
      </w:r>
      <w:r>
        <w:t xml:space="preserve">uild </w:t>
      </w:r>
      <w:r>
        <w:rPr>
          <w:lang w:val="en-US"/>
        </w:rPr>
        <w:t>E</w:t>
      </w:r>
      <w:r>
        <w:t>nvironment</w:t>
      </w:r>
      <w:bookmarkEnd w:id="93"/>
      <w:bookmarkEnd w:id="94"/>
      <w:bookmarkEnd w:id="95"/>
    </w:p>
    <w:p w14:paraId="35EB3836" w14:textId="41EDB512" w:rsidR="0063768F" w:rsidRDefault="004A2EFB" w:rsidP="0063768F">
      <w:r>
        <w:rPr>
          <w:lang w:eastAsia="x-none"/>
        </w:rPr>
        <w:t xml:space="preserve">The </w:t>
      </w:r>
      <w:r w:rsidR="0063768F">
        <w:rPr>
          <w:lang w:eastAsia="x-none"/>
        </w:rPr>
        <w:t xml:space="preserve">Dialogic JSR 309 Verification Application source project comes with all </w:t>
      </w:r>
      <w:r>
        <w:rPr>
          <w:lang w:eastAsia="x-none"/>
        </w:rPr>
        <w:t xml:space="preserve">the </w:t>
      </w:r>
      <w:r w:rsidR="0063768F">
        <w:rPr>
          <w:lang w:eastAsia="x-none"/>
        </w:rPr>
        <w:t xml:space="preserve">necessary components to compile and build </w:t>
      </w:r>
      <w:r w:rsidR="008A3D78">
        <w:rPr>
          <w:lang w:eastAsia="x-none"/>
        </w:rPr>
        <w:t xml:space="preserve">the </w:t>
      </w:r>
      <w:r w:rsidR="0063768F">
        <w:rPr>
          <w:lang w:eastAsia="x-none"/>
        </w:rPr>
        <w:t xml:space="preserve">application </w:t>
      </w:r>
      <w:r w:rsidR="002453F4">
        <w:rPr>
          <w:lang w:eastAsia="x-none"/>
        </w:rPr>
        <w:t xml:space="preserve">WAR </w:t>
      </w:r>
      <w:r w:rsidR="0063768F">
        <w:rPr>
          <w:lang w:eastAsia="x-none"/>
        </w:rPr>
        <w:t>file.</w:t>
      </w:r>
      <w:r w:rsidR="00144265">
        <w:t xml:space="preserve"> </w:t>
      </w:r>
      <w:r w:rsidR="0063768F">
        <w:t>Follow these steps to create a Dialogic demo build environment:</w:t>
      </w:r>
    </w:p>
    <w:p w14:paraId="1C0DF2B4" w14:textId="6ECB0EE0" w:rsidR="00144265" w:rsidRDefault="00144265" w:rsidP="004E4BFF">
      <w:pPr>
        <w:pStyle w:val="Heading3"/>
      </w:pPr>
      <w:bookmarkStart w:id="96" w:name="_Toc446324862"/>
      <w:r>
        <w:t>Prepare the Eclipse Workspace</w:t>
      </w:r>
      <w:bookmarkEnd w:id="96"/>
    </w:p>
    <w:p w14:paraId="15A3C226" w14:textId="134862E9" w:rsidR="00144265" w:rsidRPr="004E4BFF" w:rsidRDefault="00144265" w:rsidP="00144265">
      <w:pPr>
        <w:rPr>
          <w:lang w:eastAsia="x-none"/>
        </w:rPr>
      </w:pPr>
      <w:r>
        <w:rPr>
          <w:lang w:eastAsia="x-none"/>
        </w:rPr>
        <w:t>First, prepare the Eclipse workspace:</w:t>
      </w:r>
    </w:p>
    <w:p w14:paraId="1BD83E12" w14:textId="0B857726" w:rsidR="0063768F" w:rsidRDefault="0063768F" w:rsidP="005E77D6">
      <w:pPr>
        <w:numPr>
          <w:ilvl w:val="0"/>
          <w:numId w:val="18"/>
        </w:numPr>
      </w:pPr>
      <w:r>
        <w:t xml:space="preserve">From the distribution package, copy the </w:t>
      </w:r>
      <w:r w:rsidRPr="001F2429">
        <w:rPr>
          <w:i/>
        </w:rPr>
        <w:t>DlgcJSR309</w:t>
      </w:r>
      <w:r>
        <w:rPr>
          <w:i/>
        </w:rPr>
        <w:t>/application/Project</w:t>
      </w:r>
      <w:r>
        <w:t xml:space="preserve"> directory and its content to a known location on your system.</w:t>
      </w:r>
    </w:p>
    <w:p w14:paraId="4CF12724" w14:textId="37B79249" w:rsidR="00141EF1" w:rsidRDefault="00141EF1" w:rsidP="005E77D6">
      <w:pPr>
        <w:numPr>
          <w:ilvl w:val="0"/>
          <w:numId w:val="18"/>
        </w:numPr>
      </w:pPr>
      <w:r>
        <w:t xml:space="preserve">The </w:t>
      </w:r>
      <w:r w:rsidR="0063768F" w:rsidRPr="004E4BFF">
        <w:rPr>
          <w:i/>
        </w:rPr>
        <w:t>Project/lib/3rdParty</w:t>
      </w:r>
      <w:r w:rsidR="0063768F">
        <w:t xml:space="preserve"> folder contains all required </w:t>
      </w:r>
      <w:r w:rsidR="00815467">
        <w:t>third-party</w:t>
      </w:r>
      <w:r w:rsidR="0063768F">
        <w:t xml:space="preserve"> </w:t>
      </w:r>
      <w:r w:rsidR="002453F4">
        <w:t>JAR</w:t>
      </w:r>
      <w:r w:rsidR="0063768F">
        <w:t xml:space="preserve"> files including </w:t>
      </w:r>
      <w:r>
        <w:t xml:space="preserve">the </w:t>
      </w:r>
      <w:r w:rsidR="0063768F">
        <w:t xml:space="preserve">Dialogic JSR 309 Connector </w:t>
      </w:r>
      <w:r w:rsidR="002453F4">
        <w:t>JAR</w:t>
      </w:r>
      <w:r w:rsidR="0063768F">
        <w:t xml:space="preserve"> files. </w:t>
      </w:r>
    </w:p>
    <w:p w14:paraId="51D1F2D5" w14:textId="74E327B5" w:rsidR="0063768F" w:rsidRDefault="00141EF1" w:rsidP="005E77D6">
      <w:pPr>
        <w:numPr>
          <w:ilvl w:val="0"/>
          <w:numId w:val="18"/>
        </w:numPr>
      </w:pPr>
      <w:r>
        <w:t>C</w:t>
      </w:r>
      <w:r w:rsidR="0063768F">
        <w:t xml:space="preserve">opy the required Application Server </w:t>
      </w:r>
      <w:r>
        <w:t xml:space="preserve">platform </w:t>
      </w:r>
      <w:r w:rsidR="0063768F">
        <w:t xml:space="preserve">specific libraries into the </w:t>
      </w:r>
      <w:r w:rsidR="0063768F" w:rsidRPr="004E4BFF">
        <w:rPr>
          <w:i/>
        </w:rPr>
        <w:t>Project</w:t>
      </w:r>
      <w:r w:rsidR="0063768F" w:rsidRPr="00141EF1">
        <w:rPr>
          <w:i/>
        </w:rPr>
        <w:t>/lib/AS</w:t>
      </w:r>
      <w:r w:rsidR="0063768F">
        <w:t xml:space="preserve"> directory.</w:t>
      </w:r>
    </w:p>
    <w:p w14:paraId="7E5DBB5A" w14:textId="00C587B5" w:rsidR="0063768F" w:rsidRDefault="0063768F" w:rsidP="005E77D6">
      <w:pPr>
        <w:numPr>
          <w:ilvl w:val="0"/>
          <w:numId w:val="18"/>
        </w:numPr>
      </w:pPr>
      <w:r>
        <w:t xml:space="preserve">Open </w:t>
      </w:r>
      <w:r w:rsidRPr="004E4BFF">
        <w:t>Eclipse IDE</w:t>
      </w:r>
      <w:r>
        <w:t xml:space="preserve"> and </w:t>
      </w:r>
      <w:r w:rsidR="00141EF1">
        <w:t>click</w:t>
      </w:r>
      <w:r>
        <w:t xml:space="preserve"> </w:t>
      </w:r>
      <w:r w:rsidRPr="000F3525">
        <w:rPr>
          <w:b/>
        </w:rPr>
        <w:t xml:space="preserve">File &gt; </w:t>
      </w:r>
      <w:r>
        <w:rPr>
          <w:b/>
        </w:rPr>
        <w:t>Import</w:t>
      </w:r>
      <w:r w:rsidR="00141EF1">
        <w:t>.</w:t>
      </w:r>
    </w:p>
    <w:p w14:paraId="6CE97410" w14:textId="34F3CBB9" w:rsidR="0063768F" w:rsidRPr="000352BF" w:rsidRDefault="0063768F" w:rsidP="0063768F">
      <w:pPr>
        <w:ind w:left="720"/>
      </w:pPr>
    </w:p>
    <w:p w14:paraId="5974B632" w14:textId="264784D2" w:rsidR="006930A2" w:rsidRDefault="0063768F" w:rsidP="005E77D6">
      <w:pPr>
        <w:keepNext/>
        <w:numPr>
          <w:ilvl w:val="0"/>
          <w:numId w:val="18"/>
        </w:numPr>
      </w:pPr>
      <w:r>
        <w:lastRenderedPageBreak/>
        <w:t xml:space="preserve">Select </w:t>
      </w:r>
      <w:r w:rsidRPr="004E4BFF">
        <w:rPr>
          <w:b/>
        </w:rPr>
        <w:t>Existing Project into Workspace</w:t>
      </w:r>
      <w:r>
        <w:t xml:space="preserve"> and click </w:t>
      </w:r>
      <w:r w:rsidRPr="004E4BFF">
        <w:rPr>
          <w:b/>
        </w:rPr>
        <w:t>Next</w:t>
      </w:r>
      <w:r w:rsidR="006930A2">
        <w:t>.</w:t>
      </w:r>
      <w:r w:rsidR="006930A2" w:rsidRPr="006930A2">
        <w:rPr>
          <w:noProof/>
        </w:rPr>
        <w:t xml:space="preserve"> </w:t>
      </w:r>
    </w:p>
    <w:p w14:paraId="53167A21" w14:textId="6D7E813D" w:rsidR="0063768F" w:rsidRDefault="006930A2" w:rsidP="004E4BFF">
      <w:pPr>
        <w:keepNext/>
        <w:ind w:left="720"/>
      </w:pPr>
      <w:r>
        <w:rPr>
          <w:noProof/>
        </w:rPr>
        <w:drawing>
          <wp:inline distT="0" distB="0" distL="0" distR="0" wp14:anchorId="5EE3FCD4" wp14:editId="6B67411B">
            <wp:extent cx="4874260" cy="518414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4260" cy="5184140"/>
                    </a:xfrm>
                    <a:prstGeom prst="rect">
                      <a:avLst/>
                    </a:prstGeom>
                    <a:noFill/>
                    <a:ln>
                      <a:noFill/>
                    </a:ln>
                  </pic:spPr>
                </pic:pic>
              </a:graphicData>
            </a:graphic>
          </wp:inline>
        </w:drawing>
      </w:r>
    </w:p>
    <w:p w14:paraId="2058289F" w14:textId="20BF2BF1" w:rsidR="0063768F" w:rsidRDefault="0063768F" w:rsidP="0063768F">
      <w:pPr>
        <w:ind w:left="720"/>
        <w:rPr>
          <w:noProof/>
        </w:rPr>
      </w:pPr>
    </w:p>
    <w:p w14:paraId="711B0D10" w14:textId="31BF3F1D" w:rsidR="0063768F" w:rsidRDefault="005B298A" w:rsidP="005E77D6">
      <w:pPr>
        <w:keepNext/>
        <w:numPr>
          <w:ilvl w:val="0"/>
          <w:numId w:val="18"/>
        </w:numPr>
      </w:pPr>
      <w:r>
        <w:rPr>
          <w:noProof/>
        </w:rPr>
        <w:lastRenderedPageBreak/>
        <w:t>C</w:t>
      </w:r>
      <w:r w:rsidR="0063768F">
        <w:rPr>
          <w:noProof/>
        </w:rPr>
        <w:t xml:space="preserve">lick </w:t>
      </w:r>
      <w:r w:rsidR="0063768F" w:rsidRPr="004E4BFF">
        <w:rPr>
          <w:b/>
          <w:noProof/>
        </w:rPr>
        <w:t>Browse</w:t>
      </w:r>
      <w:r w:rsidR="0063768F">
        <w:rPr>
          <w:noProof/>
        </w:rPr>
        <w:t xml:space="preserve"> and navigate to</w:t>
      </w:r>
      <w:r>
        <w:rPr>
          <w:noProof/>
        </w:rPr>
        <w:t xml:space="preserve"> the</w:t>
      </w:r>
      <w:r w:rsidR="0063768F">
        <w:rPr>
          <w:noProof/>
        </w:rPr>
        <w:t xml:space="preserve"> </w:t>
      </w:r>
      <w:r w:rsidR="0063768F" w:rsidRPr="00C16CEC">
        <w:rPr>
          <w:i/>
          <w:noProof/>
        </w:rPr>
        <w:t>Project</w:t>
      </w:r>
      <w:r w:rsidR="0063768F">
        <w:rPr>
          <w:noProof/>
        </w:rPr>
        <w:t xml:space="preserve"> directory on the system</w:t>
      </w:r>
      <w:r>
        <w:rPr>
          <w:noProof/>
        </w:rPr>
        <w:t>.</w:t>
      </w:r>
    </w:p>
    <w:p w14:paraId="35D10C95" w14:textId="12B17DE0" w:rsidR="0063768F" w:rsidRDefault="005B298A" w:rsidP="0063768F">
      <w:pPr>
        <w:ind w:left="720"/>
        <w:rPr>
          <w:noProof/>
        </w:rPr>
      </w:pPr>
      <w:r>
        <w:rPr>
          <w:noProof/>
        </w:rPr>
        <w:drawing>
          <wp:inline distT="0" distB="0" distL="0" distR="0" wp14:anchorId="3E36B7AB" wp14:editId="5430E4ED">
            <wp:extent cx="4866005" cy="6409055"/>
            <wp:effectExtent l="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6005" cy="6409055"/>
                    </a:xfrm>
                    <a:prstGeom prst="rect">
                      <a:avLst/>
                    </a:prstGeom>
                    <a:noFill/>
                    <a:ln>
                      <a:noFill/>
                    </a:ln>
                  </pic:spPr>
                </pic:pic>
              </a:graphicData>
            </a:graphic>
          </wp:inline>
        </w:drawing>
      </w:r>
    </w:p>
    <w:p w14:paraId="2FDC8E04" w14:textId="77777777" w:rsidR="0063768F" w:rsidRDefault="0063768F" w:rsidP="0063768F">
      <w:pPr>
        <w:ind w:left="720"/>
        <w:rPr>
          <w:noProof/>
        </w:rPr>
      </w:pPr>
    </w:p>
    <w:p w14:paraId="3B40F9C8" w14:textId="77777777" w:rsidR="0063768F" w:rsidRDefault="0063768F" w:rsidP="0063768F">
      <w:pPr>
        <w:ind w:left="720"/>
        <w:rPr>
          <w:noProof/>
        </w:rPr>
      </w:pPr>
    </w:p>
    <w:p w14:paraId="46BB4EB0" w14:textId="77777777" w:rsidR="0063768F" w:rsidRDefault="0063768F" w:rsidP="0063768F">
      <w:pPr>
        <w:ind w:left="720"/>
        <w:rPr>
          <w:noProof/>
        </w:rPr>
      </w:pPr>
    </w:p>
    <w:p w14:paraId="1AC69865" w14:textId="77777777" w:rsidR="0063768F" w:rsidRDefault="0063768F" w:rsidP="0063768F">
      <w:pPr>
        <w:ind w:left="720"/>
        <w:rPr>
          <w:noProof/>
        </w:rPr>
      </w:pPr>
    </w:p>
    <w:p w14:paraId="4FD12817" w14:textId="10E4FAB4" w:rsidR="0063768F" w:rsidRDefault="0063768F" w:rsidP="0063768F">
      <w:pPr>
        <w:ind w:left="720"/>
      </w:pPr>
    </w:p>
    <w:p w14:paraId="2BA15F59" w14:textId="77777777" w:rsidR="00717084" w:rsidRDefault="00717084" w:rsidP="005E77D6">
      <w:pPr>
        <w:pStyle w:val="ListParagraph"/>
        <w:keepNext/>
        <w:numPr>
          <w:ilvl w:val="0"/>
          <w:numId w:val="18"/>
        </w:numPr>
      </w:pPr>
      <w:r>
        <w:lastRenderedPageBreak/>
        <w:t xml:space="preserve">Click </w:t>
      </w:r>
      <w:r w:rsidRPr="004E0968">
        <w:rPr>
          <w:b/>
        </w:rPr>
        <w:t>Finish</w:t>
      </w:r>
      <w:r w:rsidRPr="006B5634">
        <w:t>.</w:t>
      </w:r>
      <w:r>
        <w:t xml:space="preserve"> The Project has been imported to the Eclipse workspace.</w:t>
      </w:r>
    </w:p>
    <w:p w14:paraId="4CAE89CE" w14:textId="4A929C8B" w:rsidR="0063768F" w:rsidRDefault="00717084" w:rsidP="004E4BFF">
      <w:pPr>
        <w:ind w:left="720"/>
      </w:pPr>
      <w:r>
        <w:rPr>
          <w:noProof/>
        </w:rPr>
        <w:drawing>
          <wp:inline distT="0" distB="0" distL="0" distR="0" wp14:anchorId="3DEA0048" wp14:editId="5519996E">
            <wp:extent cx="4866005" cy="6409055"/>
            <wp:effectExtent l="0" t="0" r="0" b="0"/>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6005" cy="6409055"/>
                    </a:xfrm>
                    <a:prstGeom prst="rect">
                      <a:avLst/>
                    </a:prstGeom>
                    <a:noFill/>
                    <a:ln>
                      <a:noFill/>
                    </a:ln>
                  </pic:spPr>
                </pic:pic>
              </a:graphicData>
            </a:graphic>
          </wp:inline>
        </w:drawing>
      </w:r>
    </w:p>
    <w:p w14:paraId="5EE98098" w14:textId="303ED385" w:rsidR="0063768F" w:rsidRPr="00C16CEC" w:rsidRDefault="0063768F" w:rsidP="0063768F">
      <w:pPr>
        <w:ind w:left="720"/>
      </w:pPr>
    </w:p>
    <w:p w14:paraId="1110C4A3" w14:textId="03D957ED" w:rsidR="00D35207" w:rsidRDefault="00D35207" w:rsidP="004E4BFF">
      <w:pPr>
        <w:pStyle w:val="Heading3"/>
      </w:pPr>
      <w:bookmarkStart w:id="97" w:name="_Toc446324863"/>
      <w:r>
        <w:lastRenderedPageBreak/>
        <w:t>Configure the Application</w:t>
      </w:r>
      <w:bookmarkEnd w:id="97"/>
    </w:p>
    <w:p w14:paraId="01018CC0" w14:textId="77777777" w:rsidR="00D35207" w:rsidRDefault="0063768F" w:rsidP="004E4BFF">
      <w:pPr>
        <w:keepNext/>
      </w:pPr>
      <w:r>
        <w:t>To configure the application</w:t>
      </w:r>
      <w:r w:rsidR="00D35207">
        <w:t>, edit the following settings:</w:t>
      </w:r>
      <w:r>
        <w:t xml:space="preserve"> </w:t>
      </w:r>
    </w:p>
    <w:p w14:paraId="3EF7427A" w14:textId="445CB3A7" w:rsidR="0063768F" w:rsidRDefault="00D35207" w:rsidP="005E77D6">
      <w:pPr>
        <w:pStyle w:val="ListParagraph"/>
        <w:keepNext/>
        <w:numPr>
          <w:ilvl w:val="0"/>
          <w:numId w:val="45"/>
        </w:numPr>
      </w:pPr>
      <w:r>
        <w:t xml:space="preserve">Right-click the </w:t>
      </w:r>
      <w:r w:rsidRPr="00D35207">
        <w:rPr>
          <w:b/>
        </w:rPr>
        <w:t>Verification-</w:t>
      </w:r>
      <w:r w:rsidRPr="00392C87">
        <w:rPr>
          <w:b/>
        </w:rPr>
        <w:t>Tomcat</w:t>
      </w:r>
      <w:r>
        <w:t xml:space="preserve"> project folder (for this example) </w:t>
      </w:r>
      <w:r w:rsidR="0063768F">
        <w:t xml:space="preserve">and select </w:t>
      </w:r>
      <w:r w:rsidR="008E6230" w:rsidRPr="004E4BFF">
        <w:rPr>
          <w:b/>
        </w:rPr>
        <w:t>P</w:t>
      </w:r>
      <w:r w:rsidR="0063768F" w:rsidRPr="004E4BFF">
        <w:rPr>
          <w:b/>
        </w:rPr>
        <w:t>roperties</w:t>
      </w:r>
      <w:r>
        <w:t>.</w:t>
      </w:r>
    </w:p>
    <w:p w14:paraId="2EBE1471" w14:textId="0B50CC2C" w:rsidR="0063768F" w:rsidRDefault="00F16D54" w:rsidP="00263604">
      <w:r>
        <w:rPr>
          <w:noProof/>
        </w:rPr>
        <w:drawing>
          <wp:inline distT="0" distB="0" distL="0" distR="0" wp14:anchorId="78208A7E" wp14:editId="160650A7">
            <wp:extent cx="5947410" cy="414274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410" cy="4142740"/>
                    </a:xfrm>
                    <a:prstGeom prst="rect">
                      <a:avLst/>
                    </a:prstGeom>
                    <a:noFill/>
                    <a:ln>
                      <a:noFill/>
                    </a:ln>
                  </pic:spPr>
                </pic:pic>
              </a:graphicData>
            </a:graphic>
          </wp:inline>
        </w:drawing>
      </w:r>
    </w:p>
    <w:p w14:paraId="4D230FE3" w14:textId="3E7A35C6" w:rsidR="0063768F" w:rsidRDefault="002453F4" w:rsidP="005E77D6">
      <w:pPr>
        <w:keepNext/>
        <w:numPr>
          <w:ilvl w:val="0"/>
          <w:numId w:val="45"/>
        </w:numPr>
      </w:pPr>
      <w:r>
        <w:lastRenderedPageBreak/>
        <w:t>Click</w:t>
      </w:r>
      <w:r w:rsidR="0063768F">
        <w:t xml:space="preserve"> </w:t>
      </w:r>
      <w:r w:rsidR="0063768F" w:rsidRPr="004E4BFF">
        <w:rPr>
          <w:b/>
        </w:rPr>
        <w:t>Builder</w:t>
      </w:r>
      <w:r w:rsidR="00340B9C">
        <w:rPr>
          <w:b/>
        </w:rPr>
        <w:t>s</w:t>
      </w:r>
      <w:r w:rsidR="00340B9C">
        <w:t xml:space="preserve">, and then click </w:t>
      </w:r>
      <w:r w:rsidR="00340B9C">
        <w:rPr>
          <w:b/>
        </w:rPr>
        <w:t>New</w:t>
      </w:r>
      <w:r w:rsidR="00340B9C">
        <w:t>.</w:t>
      </w:r>
    </w:p>
    <w:p w14:paraId="55255353" w14:textId="2CF4A221" w:rsidR="008E6230" w:rsidRDefault="00F16D54" w:rsidP="004E4BFF">
      <w:r>
        <w:rPr>
          <w:noProof/>
        </w:rPr>
        <w:drawing>
          <wp:inline distT="0" distB="0" distL="0" distR="0" wp14:anchorId="136DF179" wp14:editId="1603DAFC">
            <wp:extent cx="5947410" cy="414274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4142740"/>
                    </a:xfrm>
                    <a:prstGeom prst="rect">
                      <a:avLst/>
                    </a:prstGeom>
                    <a:noFill/>
                    <a:ln>
                      <a:noFill/>
                    </a:ln>
                  </pic:spPr>
                </pic:pic>
              </a:graphicData>
            </a:graphic>
          </wp:inline>
        </w:drawing>
      </w:r>
    </w:p>
    <w:p w14:paraId="0DC7242B" w14:textId="22FF503E" w:rsidR="007046C4" w:rsidRDefault="007046C4" w:rsidP="007046C4">
      <w:pPr>
        <w:ind w:left="720"/>
        <w:rPr>
          <w:noProof/>
        </w:rPr>
      </w:pPr>
    </w:p>
    <w:p w14:paraId="2BC3379A" w14:textId="37B614E5" w:rsidR="007046C4" w:rsidRDefault="007046C4" w:rsidP="005E77D6">
      <w:pPr>
        <w:keepNext/>
        <w:numPr>
          <w:ilvl w:val="0"/>
          <w:numId w:val="45"/>
        </w:numPr>
        <w:jc w:val="both"/>
      </w:pPr>
      <w:r>
        <w:rPr>
          <w:noProof/>
        </w:rPr>
        <w:lastRenderedPageBreak/>
        <w:t xml:space="preserve">Select </w:t>
      </w:r>
      <w:r w:rsidRPr="004E4BFF">
        <w:rPr>
          <w:b/>
          <w:noProof/>
        </w:rPr>
        <w:t>Ant Builder</w:t>
      </w:r>
      <w:r>
        <w:t xml:space="preserve"> and click </w:t>
      </w:r>
      <w:r w:rsidRPr="004E4BFF">
        <w:rPr>
          <w:b/>
        </w:rPr>
        <w:t>OK</w:t>
      </w:r>
      <w:r w:rsidR="00340B9C">
        <w:t>.</w:t>
      </w:r>
    </w:p>
    <w:p w14:paraId="7B38C856" w14:textId="35C3765E" w:rsidR="007046C4" w:rsidRDefault="00340B9C" w:rsidP="007046C4">
      <w:pPr>
        <w:ind w:left="720"/>
        <w:jc w:val="both"/>
      </w:pPr>
      <w:r>
        <w:rPr>
          <w:noProof/>
        </w:rPr>
        <w:drawing>
          <wp:inline distT="0" distB="0" distL="0" distR="0" wp14:anchorId="26A0B7A9" wp14:editId="7EB29B1E">
            <wp:extent cx="3657600" cy="4102735"/>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4102735"/>
                    </a:xfrm>
                    <a:prstGeom prst="rect">
                      <a:avLst/>
                    </a:prstGeom>
                    <a:noFill/>
                    <a:ln>
                      <a:noFill/>
                    </a:ln>
                  </pic:spPr>
                </pic:pic>
              </a:graphicData>
            </a:graphic>
          </wp:inline>
        </w:drawing>
      </w:r>
    </w:p>
    <w:p w14:paraId="4C6A90B0" w14:textId="5F4C5BC6" w:rsidR="0063768F" w:rsidRDefault="0063768F" w:rsidP="008E6230">
      <w:pPr>
        <w:ind w:left="720"/>
      </w:pPr>
    </w:p>
    <w:p w14:paraId="7D48ACB6" w14:textId="00AF85DF" w:rsidR="00340B9C" w:rsidRDefault="00340B9C" w:rsidP="005E77D6">
      <w:pPr>
        <w:keepNext/>
        <w:numPr>
          <w:ilvl w:val="0"/>
          <w:numId w:val="45"/>
        </w:numPr>
      </w:pPr>
      <w:r>
        <w:lastRenderedPageBreak/>
        <w:t>S</w:t>
      </w:r>
      <w:r w:rsidR="007046C4">
        <w:t>elect any name for this ANT build process</w:t>
      </w:r>
      <w:r>
        <w:t xml:space="preserve"> (</w:t>
      </w:r>
      <w:r w:rsidR="002B0438">
        <w:t>"</w:t>
      </w:r>
      <w:r>
        <w:t>New_Build</w:t>
      </w:r>
      <w:r w:rsidR="002B0438">
        <w:t>"</w:t>
      </w:r>
      <w:r>
        <w:t xml:space="preserve"> is the default).</w:t>
      </w:r>
      <w:r w:rsidRPr="00340B9C">
        <w:rPr>
          <w:noProof/>
        </w:rPr>
        <w:t xml:space="preserve"> </w:t>
      </w:r>
    </w:p>
    <w:p w14:paraId="2F3D9D1C" w14:textId="6816BE7F" w:rsidR="007046C4" w:rsidRDefault="00340B9C" w:rsidP="004E4BFF">
      <w:r>
        <w:rPr>
          <w:noProof/>
        </w:rPr>
        <w:drawing>
          <wp:inline distT="0" distB="0" distL="0" distR="0" wp14:anchorId="1BEC6E2F" wp14:editId="584BBDEA">
            <wp:extent cx="5947410" cy="6678930"/>
            <wp:effectExtent l="0" t="0" r="0" b="762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7410" cy="6678930"/>
                    </a:xfrm>
                    <a:prstGeom prst="rect">
                      <a:avLst/>
                    </a:prstGeom>
                    <a:noFill/>
                    <a:ln>
                      <a:noFill/>
                    </a:ln>
                  </pic:spPr>
                </pic:pic>
              </a:graphicData>
            </a:graphic>
          </wp:inline>
        </w:drawing>
      </w:r>
    </w:p>
    <w:p w14:paraId="69C10799" w14:textId="7750A669" w:rsidR="007046C4" w:rsidRDefault="00695FBF" w:rsidP="005E77D6">
      <w:pPr>
        <w:keepNext/>
        <w:numPr>
          <w:ilvl w:val="0"/>
          <w:numId w:val="45"/>
        </w:numPr>
      </w:pPr>
      <w:r>
        <w:lastRenderedPageBreak/>
        <w:t xml:space="preserve">In the </w:t>
      </w:r>
      <w:r w:rsidR="007046C4" w:rsidRPr="004E4BFF">
        <w:rPr>
          <w:b/>
        </w:rPr>
        <w:t>Buildfile</w:t>
      </w:r>
      <w:r>
        <w:rPr>
          <w:i/>
        </w:rPr>
        <w:t xml:space="preserve"> </w:t>
      </w:r>
      <w:r>
        <w:t xml:space="preserve">section, click </w:t>
      </w:r>
      <w:r>
        <w:rPr>
          <w:b/>
        </w:rPr>
        <w:t>Browse Workplace</w:t>
      </w:r>
      <w:r>
        <w:t>.</w:t>
      </w:r>
    </w:p>
    <w:p w14:paraId="21B8F61E" w14:textId="1D4B97A7" w:rsidR="0098432E" w:rsidRDefault="002453F4" w:rsidP="005E77D6">
      <w:pPr>
        <w:pStyle w:val="ListParagraph"/>
        <w:keepNext/>
        <w:numPr>
          <w:ilvl w:val="0"/>
          <w:numId w:val="45"/>
        </w:numPr>
      </w:pPr>
      <w:r>
        <w:t>Click</w:t>
      </w:r>
      <w:r w:rsidR="0098432E">
        <w:t xml:space="preserve"> the</w:t>
      </w:r>
      <w:r w:rsidR="007046C4">
        <w:t xml:space="preserve"> project folder </w:t>
      </w:r>
      <w:r w:rsidR="00C46A0B">
        <w:t xml:space="preserve">in </w:t>
      </w:r>
      <w:r w:rsidR="007046C4">
        <w:t>the left window</w:t>
      </w:r>
      <w:r w:rsidR="0098432E">
        <w:t xml:space="preserve">, </w:t>
      </w:r>
      <w:r w:rsidR="007046C4">
        <w:t xml:space="preserve">select </w:t>
      </w:r>
      <w:r w:rsidR="007046C4" w:rsidRPr="004E4BFF">
        <w:rPr>
          <w:i/>
        </w:rPr>
        <w:t>build.xml</w:t>
      </w:r>
      <w:r w:rsidR="007046C4">
        <w:t xml:space="preserve"> in the right window, </w:t>
      </w:r>
      <w:r w:rsidR="0098432E">
        <w:t xml:space="preserve">and then click </w:t>
      </w:r>
      <w:r w:rsidR="0098432E" w:rsidRPr="0098432E">
        <w:rPr>
          <w:b/>
        </w:rPr>
        <w:t>OK</w:t>
      </w:r>
      <w:r w:rsidR="0098432E">
        <w:t xml:space="preserve">. </w:t>
      </w:r>
    </w:p>
    <w:p w14:paraId="6679E85D" w14:textId="4FC6AA39" w:rsidR="007046C4" w:rsidRDefault="0098432E" w:rsidP="004E4BFF">
      <w:pPr>
        <w:ind w:left="720"/>
      </w:pPr>
      <w:r w:rsidRPr="0098432E">
        <w:rPr>
          <w:noProof/>
        </w:rPr>
        <w:t xml:space="preserve"> </w:t>
      </w:r>
      <w:r>
        <w:rPr>
          <w:noProof/>
        </w:rPr>
        <w:drawing>
          <wp:inline distT="0" distB="0" distL="0" distR="0" wp14:anchorId="0FE8FFD7" wp14:editId="78AB9060">
            <wp:extent cx="4627880" cy="4333240"/>
            <wp:effectExtent l="0" t="0" r="127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27880" cy="4333240"/>
                    </a:xfrm>
                    <a:prstGeom prst="rect">
                      <a:avLst/>
                    </a:prstGeom>
                    <a:noFill/>
                    <a:ln>
                      <a:noFill/>
                    </a:ln>
                  </pic:spPr>
                </pic:pic>
              </a:graphicData>
            </a:graphic>
          </wp:inline>
        </w:drawing>
      </w:r>
    </w:p>
    <w:p w14:paraId="6DD41418" w14:textId="316BEB05" w:rsidR="007046C4" w:rsidRDefault="007046C4" w:rsidP="007046C4">
      <w:pPr>
        <w:ind w:left="720"/>
      </w:pPr>
    </w:p>
    <w:p w14:paraId="7837E495" w14:textId="411E6CB0" w:rsidR="0098432E" w:rsidRPr="004E4BFF" w:rsidRDefault="0098432E" w:rsidP="005E77D6">
      <w:pPr>
        <w:keepNext/>
        <w:numPr>
          <w:ilvl w:val="0"/>
          <w:numId w:val="45"/>
        </w:numPr>
      </w:pPr>
      <w:r>
        <w:lastRenderedPageBreak/>
        <w:t>In the</w:t>
      </w:r>
      <w:r w:rsidR="007046C4">
        <w:t xml:space="preserve"> </w:t>
      </w:r>
      <w:r w:rsidR="007046C4" w:rsidRPr="004E4BFF">
        <w:rPr>
          <w:b/>
        </w:rPr>
        <w:t>Base Directory</w:t>
      </w:r>
      <w:r w:rsidRPr="0098432E">
        <w:rPr>
          <w:b/>
        </w:rPr>
        <w:t xml:space="preserve"> </w:t>
      </w:r>
      <w:r>
        <w:t>field,</w:t>
      </w:r>
      <w:r w:rsidR="007046C4" w:rsidRPr="0098432E">
        <w:rPr>
          <w:i/>
        </w:rPr>
        <w:t xml:space="preserve"> </w:t>
      </w:r>
      <w:r w:rsidR="002453F4">
        <w:t>click</w:t>
      </w:r>
      <w:r w:rsidR="007046C4">
        <w:t xml:space="preserve"> </w:t>
      </w:r>
      <w:r w:rsidR="007046C4" w:rsidRPr="004E4BFF">
        <w:rPr>
          <w:b/>
        </w:rPr>
        <w:t>Browse Workspace</w:t>
      </w:r>
      <w:r>
        <w:rPr>
          <w:b/>
        </w:rPr>
        <w:t>.</w:t>
      </w:r>
    </w:p>
    <w:p w14:paraId="7C13D487" w14:textId="473C7F5E" w:rsidR="007046C4" w:rsidRDefault="0098432E" w:rsidP="00263604">
      <w:r>
        <w:rPr>
          <w:noProof/>
        </w:rPr>
        <w:drawing>
          <wp:inline distT="0" distB="0" distL="0" distR="0" wp14:anchorId="2F3CCFB4" wp14:editId="4AF8E6D6">
            <wp:extent cx="5947410" cy="6678930"/>
            <wp:effectExtent l="0" t="0" r="0" b="7620"/>
            <wp:docPr id="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7410" cy="6678930"/>
                    </a:xfrm>
                    <a:prstGeom prst="rect">
                      <a:avLst/>
                    </a:prstGeom>
                    <a:noFill/>
                    <a:ln>
                      <a:noFill/>
                    </a:ln>
                  </pic:spPr>
                </pic:pic>
              </a:graphicData>
            </a:graphic>
          </wp:inline>
        </w:drawing>
      </w:r>
    </w:p>
    <w:p w14:paraId="1FCD29F8" w14:textId="76EF1468" w:rsidR="007046C4" w:rsidRDefault="007046C4" w:rsidP="007046C4">
      <w:pPr>
        <w:ind w:left="720"/>
      </w:pPr>
    </w:p>
    <w:p w14:paraId="49979453" w14:textId="4CEEE320" w:rsidR="0098432E" w:rsidRDefault="007046C4" w:rsidP="005E77D6">
      <w:pPr>
        <w:keepNext/>
        <w:numPr>
          <w:ilvl w:val="0"/>
          <w:numId w:val="45"/>
        </w:numPr>
      </w:pPr>
      <w:r>
        <w:lastRenderedPageBreak/>
        <w:t xml:space="preserve">Select </w:t>
      </w:r>
      <w:r w:rsidR="0098432E">
        <w:t xml:space="preserve">the </w:t>
      </w:r>
      <w:r>
        <w:t xml:space="preserve">project directory and click </w:t>
      </w:r>
      <w:r w:rsidRPr="004E4BFF">
        <w:rPr>
          <w:b/>
        </w:rPr>
        <w:t>OK</w:t>
      </w:r>
      <w:r w:rsidR="0098432E">
        <w:t>.</w:t>
      </w:r>
      <w:r w:rsidR="0098432E" w:rsidRPr="0098432E">
        <w:rPr>
          <w:noProof/>
        </w:rPr>
        <w:t xml:space="preserve"> </w:t>
      </w:r>
    </w:p>
    <w:p w14:paraId="1CCFCA5D" w14:textId="57221230" w:rsidR="007046C4" w:rsidRDefault="0098432E" w:rsidP="004E4BFF">
      <w:pPr>
        <w:ind w:left="720"/>
      </w:pPr>
      <w:r>
        <w:rPr>
          <w:noProof/>
        </w:rPr>
        <w:drawing>
          <wp:inline distT="0" distB="0" distL="0" distR="0" wp14:anchorId="21837C09" wp14:editId="4C3A2376">
            <wp:extent cx="3315970" cy="4770755"/>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5970" cy="4770755"/>
                    </a:xfrm>
                    <a:prstGeom prst="rect">
                      <a:avLst/>
                    </a:prstGeom>
                    <a:noFill/>
                    <a:ln>
                      <a:noFill/>
                    </a:ln>
                  </pic:spPr>
                </pic:pic>
              </a:graphicData>
            </a:graphic>
          </wp:inline>
        </w:drawing>
      </w:r>
    </w:p>
    <w:p w14:paraId="6A931F42" w14:textId="038C1A85" w:rsidR="007046C4" w:rsidRDefault="007046C4" w:rsidP="007046C4">
      <w:pPr>
        <w:ind w:left="720"/>
      </w:pPr>
    </w:p>
    <w:p w14:paraId="59381D81" w14:textId="127B9CA8" w:rsidR="0098432E" w:rsidRDefault="0098432E" w:rsidP="005E77D6">
      <w:pPr>
        <w:keepNext/>
        <w:numPr>
          <w:ilvl w:val="0"/>
          <w:numId w:val="45"/>
        </w:numPr>
      </w:pPr>
      <w:r>
        <w:lastRenderedPageBreak/>
        <w:t>C</w:t>
      </w:r>
      <w:r w:rsidR="002453F4">
        <w:t>lick</w:t>
      </w:r>
      <w:r>
        <w:t xml:space="preserve"> the</w:t>
      </w:r>
      <w:r w:rsidR="007046C4">
        <w:t xml:space="preserve"> </w:t>
      </w:r>
      <w:r w:rsidR="007046C4" w:rsidRPr="004E4BFF">
        <w:rPr>
          <w:b/>
        </w:rPr>
        <w:t>Targets</w:t>
      </w:r>
      <w:r w:rsidR="007046C4">
        <w:t xml:space="preserve"> tab</w:t>
      </w:r>
      <w:r>
        <w:t>.</w:t>
      </w:r>
      <w:r w:rsidRPr="0098432E">
        <w:rPr>
          <w:noProof/>
        </w:rPr>
        <w:t xml:space="preserve"> </w:t>
      </w:r>
    </w:p>
    <w:p w14:paraId="29232023" w14:textId="58D0D3CD" w:rsidR="0063768F" w:rsidRDefault="0098432E" w:rsidP="004E4BFF">
      <w:r>
        <w:rPr>
          <w:noProof/>
        </w:rPr>
        <w:drawing>
          <wp:inline distT="0" distB="0" distL="0" distR="0" wp14:anchorId="3C6FB539" wp14:editId="24882BEB">
            <wp:extent cx="5947410" cy="6678930"/>
            <wp:effectExtent l="0" t="0" r="0" b="762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7410" cy="6678930"/>
                    </a:xfrm>
                    <a:prstGeom prst="rect">
                      <a:avLst/>
                    </a:prstGeom>
                    <a:noFill/>
                    <a:ln>
                      <a:noFill/>
                    </a:ln>
                  </pic:spPr>
                </pic:pic>
              </a:graphicData>
            </a:graphic>
          </wp:inline>
        </w:drawing>
      </w:r>
    </w:p>
    <w:p w14:paraId="4394AD8A" w14:textId="2B358D42" w:rsidR="007046C4" w:rsidRDefault="007046C4" w:rsidP="007046C4">
      <w:pPr>
        <w:ind w:left="720"/>
      </w:pPr>
    </w:p>
    <w:p w14:paraId="76E90AD9" w14:textId="2A8EE007" w:rsidR="0098432E" w:rsidRDefault="007046C4" w:rsidP="005E77D6">
      <w:pPr>
        <w:pStyle w:val="ListParagraph"/>
        <w:keepNext/>
        <w:numPr>
          <w:ilvl w:val="0"/>
          <w:numId w:val="45"/>
        </w:numPr>
      </w:pPr>
      <w:r>
        <w:lastRenderedPageBreak/>
        <w:t xml:space="preserve">For </w:t>
      </w:r>
      <w:r w:rsidRPr="004E4BFF">
        <w:rPr>
          <w:b/>
        </w:rPr>
        <w:t xml:space="preserve">After a </w:t>
      </w:r>
      <w:r w:rsidR="002B0438">
        <w:rPr>
          <w:b/>
        </w:rPr>
        <w:t>"</w:t>
      </w:r>
      <w:r w:rsidRPr="004E4BFF">
        <w:rPr>
          <w:b/>
        </w:rPr>
        <w:t>Clean</w:t>
      </w:r>
      <w:r w:rsidR="002B0438">
        <w:rPr>
          <w:b/>
        </w:rPr>
        <w:t>"</w:t>
      </w:r>
      <w:r w:rsidRPr="004E4BFF">
        <w:t>,</w:t>
      </w:r>
      <w:r w:rsidRPr="0098432E">
        <w:rPr>
          <w:i/>
        </w:rPr>
        <w:t xml:space="preserve"> </w:t>
      </w:r>
      <w:r w:rsidRPr="004E4BFF">
        <w:rPr>
          <w:b/>
        </w:rPr>
        <w:t>Manual Build</w:t>
      </w:r>
      <w:r w:rsidRPr="004E4BFF">
        <w:t>,</w:t>
      </w:r>
      <w:r w:rsidRPr="0098432E">
        <w:rPr>
          <w:i/>
        </w:rPr>
        <w:t xml:space="preserve"> </w:t>
      </w:r>
      <w:r>
        <w:t xml:space="preserve">and </w:t>
      </w:r>
      <w:r w:rsidRPr="004E4BFF">
        <w:rPr>
          <w:b/>
        </w:rPr>
        <w:t>Auto Build</w:t>
      </w:r>
      <w:r w:rsidR="0098432E">
        <w:rPr>
          <w:i/>
        </w:rPr>
        <w:t xml:space="preserve">, </w:t>
      </w:r>
      <w:r w:rsidR="00EB400D">
        <w:t xml:space="preserve">set the default target by </w:t>
      </w:r>
      <w:r w:rsidR="0098432E">
        <w:t>click</w:t>
      </w:r>
      <w:r w:rsidR="00EB400D">
        <w:t>ing</w:t>
      </w:r>
      <w:r w:rsidR="0098432E">
        <w:t xml:space="preserve"> </w:t>
      </w:r>
      <w:r w:rsidR="0098432E">
        <w:rPr>
          <w:b/>
        </w:rPr>
        <w:t>Set Targets</w:t>
      </w:r>
      <w:r w:rsidR="0098432E">
        <w:t xml:space="preserve"> </w:t>
      </w:r>
      <w:r w:rsidR="00EB400D">
        <w:t xml:space="preserve">and selecting </w:t>
      </w:r>
      <w:r w:rsidR="00EB400D" w:rsidRPr="004E0968">
        <w:rPr>
          <w:b/>
        </w:rPr>
        <w:t>demo [default]</w:t>
      </w:r>
      <w:r w:rsidR="00EB400D">
        <w:t xml:space="preserve"> </w:t>
      </w:r>
      <w:r w:rsidR="0098432E">
        <w:t>for each field.</w:t>
      </w:r>
      <w:r>
        <w:t xml:space="preserve"> </w:t>
      </w:r>
    </w:p>
    <w:p w14:paraId="39D26445" w14:textId="34720341" w:rsidR="007046C4" w:rsidRDefault="00C95CD1" w:rsidP="004E4BFF">
      <w:r>
        <w:rPr>
          <w:noProof/>
        </w:rPr>
        <w:drawing>
          <wp:inline distT="0" distB="0" distL="0" distR="0" wp14:anchorId="3F865187" wp14:editId="3610778E">
            <wp:extent cx="5943600" cy="4720104"/>
            <wp:effectExtent l="0" t="0" r="0" b="4445"/>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720104"/>
                    </a:xfrm>
                    <a:prstGeom prst="rect">
                      <a:avLst/>
                    </a:prstGeom>
                    <a:noFill/>
                    <a:ln>
                      <a:noFill/>
                    </a:ln>
                  </pic:spPr>
                </pic:pic>
              </a:graphicData>
            </a:graphic>
          </wp:inline>
        </w:drawing>
      </w:r>
    </w:p>
    <w:p w14:paraId="115EAD39" w14:textId="03D17B2D" w:rsidR="00686C6D" w:rsidRDefault="00EB400D" w:rsidP="005E77D6">
      <w:pPr>
        <w:pStyle w:val="ListParagraph"/>
        <w:keepNext/>
        <w:numPr>
          <w:ilvl w:val="0"/>
          <w:numId w:val="45"/>
        </w:numPr>
      </w:pPr>
      <w:r>
        <w:rPr>
          <w:noProof/>
        </w:rPr>
        <w:lastRenderedPageBreak/>
        <w:t>For</w:t>
      </w:r>
      <w:r w:rsidR="00686C6D">
        <w:t xml:space="preserve"> </w:t>
      </w:r>
      <w:r>
        <w:rPr>
          <w:b/>
        </w:rPr>
        <w:t>D</w:t>
      </w:r>
      <w:r w:rsidR="00686C6D" w:rsidRPr="004E4BFF">
        <w:rPr>
          <w:b/>
        </w:rPr>
        <w:t xml:space="preserve">uring a </w:t>
      </w:r>
      <w:r w:rsidR="002B0438">
        <w:rPr>
          <w:b/>
        </w:rPr>
        <w:t>"</w:t>
      </w:r>
      <w:r w:rsidR="00686C6D" w:rsidRPr="004E4BFF">
        <w:rPr>
          <w:b/>
        </w:rPr>
        <w:t>Clean</w:t>
      </w:r>
      <w:r w:rsidR="002B0438">
        <w:rPr>
          <w:b/>
        </w:rPr>
        <w:t>"</w:t>
      </w:r>
      <w:r>
        <w:t xml:space="preserve">, </w:t>
      </w:r>
      <w:r w:rsidR="00686C6D">
        <w:t xml:space="preserve">click </w:t>
      </w:r>
      <w:r>
        <w:rPr>
          <w:b/>
        </w:rPr>
        <w:t>Set Targets</w:t>
      </w:r>
      <w:r>
        <w:t xml:space="preserve">, make sure that </w:t>
      </w:r>
      <w:r>
        <w:rPr>
          <w:b/>
        </w:rPr>
        <w:t>clean</w:t>
      </w:r>
      <w:r>
        <w:t xml:space="preserve"> is the only target selected, and then click </w:t>
      </w:r>
      <w:r>
        <w:rPr>
          <w:b/>
        </w:rPr>
        <w:t>OK</w:t>
      </w:r>
      <w:r>
        <w:t>.</w:t>
      </w:r>
    </w:p>
    <w:p w14:paraId="36971B57" w14:textId="338631DE" w:rsidR="00686C6D" w:rsidRDefault="00F16D54" w:rsidP="00686C6D">
      <w:pPr>
        <w:ind w:left="720"/>
      </w:pPr>
      <w:r>
        <w:rPr>
          <w:noProof/>
        </w:rPr>
        <w:drawing>
          <wp:inline distT="0" distB="0" distL="0" distR="0" wp14:anchorId="63D197C8" wp14:editId="2E5FFD53">
            <wp:extent cx="3427095" cy="3935730"/>
            <wp:effectExtent l="0" t="0" r="1905" b="762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7095" cy="3935730"/>
                    </a:xfrm>
                    <a:prstGeom prst="rect">
                      <a:avLst/>
                    </a:prstGeom>
                    <a:noFill/>
                    <a:ln>
                      <a:noFill/>
                    </a:ln>
                  </pic:spPr>
                </pic:pic>
              </a:graphicData>
            </a:graphic>
          </wp:inline>
        </w:drawing>
      </w:r>
    </w:p>
    <w:p w14:paraId="5A46828B" w14:textId="154F9FB8" w:rsidR="00686C6D" w:rsidRDefault="00686C6D" w:rsidP="00686C6D">
      <w:pPr>
        <w:ind w:left="720"/>
      </w:pPr>
    </w:p>
    <w:p w14:paraId="5E8BA7A3" w14:textId="16E32A72" w:rsidR="003027BC" w:rsidRDefault="003027BC" w:rsidP="005E77D6">
      <w:pPr>
        <w:keepNext/>
        <w:numPr>
          <w:ilvl w:val="0"/>
          <w:numId w:val="45"/>
        </w:numPr>
      </w:pPr>
      <w:r>
        <w:lastRenderedPageBreak/>
        <w:t xml:space="preserve">Click the </w:t>
      </w:r>
      <w:r>
        <w:rPr>
          <w:b/>
        </w:rPr>
        <w:t>JRE</w:t>
      </w:r>
      <w:r>
        <w:t xml:space="preserve"> tab.</w:t>
      </w:r>
    </w:p>
    <w:p w14:paraId="66517C74" w14:textId="6494B200" w:rsidR="0063768F" w:rsidRDefault="00F16D54" w:rsidP="0063768F">
      <w:pPr>
        <w:ind w:left="720"/>
      </w:pPr>
      <w:r>
        <w:rPr>
          <w:noProof/>
        </w:rPr>
        <w:drawing>
          <wp:inline distT="0" distB="0" distL="0" distR="0" wp14:anchorId="1D7109F2" wp14:editId="711242AC">
            <wp:extent cx="5947410" cy="4723130"/>
            <wp:effectExtent l="0" t="0" r="0" b="127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7410" cy="4723130"/>
                    </a:xfrm>
                    <a:prstGeom prst="rect">
                      <a:avLst/>
                    </a:prstGeom>
                    <a:noFill/>
                    <a:ln>
                      <a:noFill/>
                    </a:ln>
                  </pic:spPr>
                </pic:pic>
              </a:graphicData>
            </a:graphic>
          </wp:inline>
        </w:drawing>
      </w:r>
    </w:p>
    <w:p w14:paraId="0CCEB2D2" w14:textId="7A7EB34B" w:rsidR="00C95CD1" w:rsidRDefault="00C95CD1" w:rsidP="005E77D6">
      <w:pPr>
        <w:pStyle w:val="ListParagraph"/>
        <w:keepNext/>
        <w:numPr>
          <w:ilvl w:val="0"/>
          <w:numId w:val="45"/>
        </w:numPr>
      </w:pPr>
      <w:r>
        <w:lastRenderedPageBreak/>
        <w:t xml:space="preserve">In the </w:t>
      </w:r>
      <w:r w:rsidRPr="00C95CD1">
        <w:rPr>
          <w:b/>
        </w:rPr>
        <w:t>Separate JRE</w:t>
      </w:r>
      <w:r>
        <w:t xml:space="preserve"> drop-down menu, select the appropriate JDK as required by the platform. If not present there, click </w:t>
      </w:r>
      <w:r w:rsidRPr="00C95CD1">
        <w:rPr>
          <w:b/>
        </w:rPr>
        <w:t>Installed JREs</w:t>
      </w:r>
      <w:r w:rsidRPr="00C95CD1">
        <w:rPr>
          <w:i/>
        </w:rPr>
        <w:t xml:space="preserve"> </w:t>
      </w:r>
      <w:r>
        <w:t xml:space="preserve">and then click </w:t>
      </w:r>
      <w:r w:rsidRPr="00C95CD1">
        <w:rPr>
          <w:b/>
        </w:rPr>
        <w:t>Add</w:t>
      </w:r>
      <w:r>
        <w:t>.</w:t>
      </w:r>
    </w:p>
    <w:p w14:paraId="77E65228" w14:textId="3AF63A9B" w:rsidR="0063768F" w:rsidRDefault="00F16D54" w:rsidP="0063768F">
      <w:pPr>
        <w:ind w:left="720"/>
      </w:pPr>
      <w:r>
        <w:rPr>
          <w:noProof/>
        </w:rPr>
        <w:drawing>
          <wp:inline distT="0" distB="0" distL="0" distR="0" wp14:anchorId="14973E0B" wp14:editId="6C81646A">
            <wp:extent cx="5947410" cy="477075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4770755"/>
                    </a:xfrm>
                    <a:prstGeom prst="rect">
                      <a:avLst/>
                    </a:prstGeom>
                    <a:noFill/>
                    <a:ln>
                      <a:noFill/>
                    </a:ln>
                  </pic:spPr>
                </pic:pic>
              </a:graphicData>
            </a:graphic>
          </wp:inline>
        </w:drawing>
      </w:r>
    </w:p>
    <w:p w14:paraId="1E185200" w14:textId="202EA809" w:rsidR="0063768F" w:rsidRDefault="0063768F" w:rsidP="0063768F">
      <w:pPr>
        <w:ind w:left="720"/>
      </w:pPr>
    </w:p>
    <w:p w14:paraId="4DE647C8" w14:textId="38F124C8" w:rsidR="00C95CD1" w:rsidRDefault="002453F4" w:rsidP="005E77D6">
      <w:pPr>
        <w:keepNext/>
        <w:numPr>
          <w:ilvl w:val="0"/>
          <w:numId w:val="45"/>
        </w:numPr>
      </w:pPr>
      <w:r>
        <w:lastRenderedPageBreak/>
        <w:t>Click</w:t>
      </w:r>
      <w:r w:rsidR="0063768F">
        <w:t xml:space="preserve"> </w:t>
      </w:r>
      <w:r w:rsidR="0063768F" w:rsidRPr="004E4BFF">
        <w:rPr>
          <w:b/>
        </w:rPr>
        <w:t>Next</w:t>
      </w:r>
      <w:r w:rsidR="00C95CD1">
        <w:t>.</w:t>
      </w:r>
    </w:p>
    <w:p w14:paraId="260E7CA7" w14:textId="165CA6A4" w:rsidR="0063768F" w:rsidRDefault="00C95CD1" w:rsidP="004E4BFF">
      <w:pPr>
        <w:ind w:left="720"/>
      </w:pPr>
      <w:r w:rsidRPr="00C95CD1">
        <w:rPr>
          <w:noProof/>
        </w:rPr>
        <w:t xml:space="preserve"> </w:t>
      </w:r>
      <w:r>
        <w:rPr>
          <w:noProof/>
        </w:rPr>
        <w:drawing>
          <wp:inline distT="0" distB="0" distL="0" distR="0" wp14:anchorId="5F051D4F" wp14:editId="62423E42">
            <wp:extent cx="4866005" cy="425386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6005" cy="4253865"/>
                    </a:xfrm>
                    <a:prstGeom prst="rect">
                      <a:avLst/>
                    </a:prstGeom>
                    <a:noFill/>
                    <a:ln>
                      <a:noFill/>
                    </a:ln>
                  </pic:spPr>
                </pic:pic>
              </a:graphicData>
            </a:graphic>
          </wp:inline>
        </w:drawing>
      </w:r>
    </w:p>
    <w:p w14:paraId="14D0E46B" w14:textId="161CD963" w:rsidR="0063768F" w:rsidRDefault="0063768F" w:rsidP="0063768F">
      <w:pPr>
        <w:ind w:left="720"/>
      </w:pPr>
    </w:p>
    <w:p w14:paraId="6A961BA7" w14:textId="136B4B4F" w:rsidR="00C95CD1" w:rsidRDefault="00C95CD1" w:rsidP="005E77D6">
      <w:pPr>
        <w:pStyle w:val="ListParagraph"/>
        <w:keepNext/>
        <w:numPr>
          <w:ilvl w:val="0"/>
          <w:numId w:val="45"/>
        </w:numPr>
      </w:pPr>
      <w:r>
        <w:lastRenderedPageBreak/>
        <w:t xml:space="preserve">Click </w:t>
      </w:r>
      <w:r w:rsidRPr="00C95CD1">
        <w:rPr>
          <w:b/>
        </w:rPr>
        <w:t>Directory</w:t>
      </w:r>
      <w:r>
        <w:t xml:space="preserve"> and navigate to the appropriate JDK.</w:t>
      </w:r>
      <w:r w:rsidRPr="006B5634">
        <w:rPr>
          <w:noProof/>
        </w:rPr>
        <w:t xml:space="preserve"> </w:t>
      </w:r>
      <w:r>
        <w:rPr>
          <w:noProof/>
        </w:rPr>
        <w:t xml:space="preserve">When done, click </w:t>
      </w:r>
      <w:r w:rsidRPr="00C95CD1">
        <w:rPr>
          <w:b/>
          <w:noProof/>
        </w:rPr>
        <w:t>Finish</w:t>
      </w:r>
      <w:r>
        <w:rPr>
          <w:noProof/>
        </w:rPr>
        <w:t>.</w:t>
      </w:r>
    </w:p>
    <w:p w14:paraId="65C38CC0" w14:textId="47403CA9" w:rsidR="0063768F" w:rsidRDefault="00F16D54" w:rsidP="0063768F">
      <w:pPr>
        <w:ind w:left="720"/>
      </w:pPr>
      <w:r>
        <w:rPr>
          <w:noProof/>
        </w:rPr>
        <w:drawing>
          <wp:inline distT="0" distB="0" distL="0" distR="0" wp14:anchorId="234A6E04" wp14:editId="2C0B4419">
            <wp:extent cx="4866005" cy="489775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6005" cy="4897755"/>
                    </a:xfrm>
                    <a:prstGeom prst="rect">
                      <a:avLst/>
                    </a:prstGeom>
                    <a:noFill/>
                    <a:ln>
                      <a:noFill/>
                    </a:ln>
                  </pic:spPr>
                </pic:pic>
              </a:graphicData>
            </a:graphic>
          </wp:inline>
        </w:drawing>
      </w:r>
    </w:p>
    <w:p w14:paraId="6372D6FA" w14:textId="1458CBAE" w:rsidR="0063768F" w:rsidRDefault="0063768F" w:rsidP="0063768F">
      <w:pPr>
        <w:ind w:left="720"/>
      </w:pPr>
    </w:p>
    <w:p w14:paraId="47AE2776" w14:textId="272207D6" w:rsidR="0063768F" w:rsidRDefault="00C95CD1" w:rsidP="005E77D6">
      <w:pPr>
        <w:keepNext/>
        <w:numPr>
          <w:ilvl w:val="0"/>
          <w:numId w:val="45"/>
        </w:numPr>
      </w:pPr>
      <w:r>
        <w:lastRenderedPageBreak/>
        <w:t xml:space="preserve">Make sure that appropriate JDK is chosen, and then click </w:t>
      </w:r>
      <w:r>
        <w:rPr>
          <w:b/>
        </w:rPr>
        <w:t>OK</w:t>
      </w:r>
      <w:r>
        <w:t>. In this example</w:t>
      </w:r>
      <w:r w:rsidR="00A071D4">
        <w:t>,</w:t>
      </w:r>
      <w:r w:rsidDel="00C95CD1">
        <w:t xml:space="preserve"> </w:t>
      </w:r>
      <w:r w:rsidR="0063768F" w:rsidRPr="00263604">
        <w:rPr>
          <w:b/>
        </w:rPr>
        <w:t>jdk1.</w:t>
      </w:r>
      <w:r w:rsidR="008E6230" w:rsidRPr="00263604">
        <w:rPr>
          <w:b/>
        </w:rPr>
        <w:t>8</w:t>
      </w:r>
      <w:r w:rsidR="0063768F" w:rsidRPr="00263604">
        <w:rPr>
          <w:b/>
        </w:rPr>
        <w:t>.0_</w:t>
      </w:r>
      <w:r w:rsidR="008E6230" w:rsidRPr="00263604">
        <w:rPr>
          <w:b/>
        </w:rPr>
        <w:t>65</w:t>
      </w:r>
      <w:r>
        <w:t xml:space="preserve"> is chosen.</w:t>
      </w:r>
    </w:p>
    <w:p w14:paraId="7F2CB042" w14:textId="72DF0DC8" w:rsidR="0063768F" w:rsidRDefault="00C95CD1" w:rsidP="00263604">
      <w:r>
        <w:rPr>
          <w:noProof/>
        </w:rPr>
        <w:drawing>
          <wp:inline distT="0" distB="0" distL="0" distR="0" wp14:anchorId="67215B73" wp14:editId="05BE4105">
            <wp:extent cx="5947410" cy="4770755"/>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7410" cy="4770755"/>
                    </a:xfrm>
                    <a:prstGeom prst="rect">
                      <a:avLst/>
                    </a:prstGeom>
                    <a:noFill/>
                    <a:ln>
                      <a:noFill/>
                    </a:ln>
                  </pic:spPr>
                </pic:pic>
              </a:graphicData>
            </a:graphic>
          </wp:inline>
        </w:drawing>
      </w:r>
    </w:p>
    <w:p w14:paraId="7072BE5F" w14:textId="7220A139" w:rsidR="0063768F" w:rsidRDefault="0063768F" w:rsidP="0063768F">
      <w:pPr>
        <w:ind w:left="720"/>
      </w:pPr>
    </w:p>
    <w:p w14:paraId="49D81160" w14:textId="3F71976A" w:rsidR="00C95CD1" w:rsidRDefault="00C95CD1" w:rsidP="005E77D6">
      <w:pPr>
        <w:pStyle w:val="ListParagraph"/>
        <w:keepNext/>
        <w:numPr>
          <w:ilvl w:val="0"/>
          <w:numId w:val="45"/>
        </w:numPr>
      </w:pPr>
      <w:r>
        <w:lastRenderedPageBreak/>
        <w:t xml:space="preserve">Verify that the </w:t>
      </w:r>
      <w:r w:rsidRPr="00C95CD1">
        <w:rPr>
          <w:b/>
        </w:rPr>
        <w:t xml:space="preserve">Separate JRE </w:t>
      </w:r>
      <w:r>
        <w:t xml:space="preserve">field points to the desired JDK, and then </w:t>
      </w:r>
      <w:r w:rsidRPr="006B5634">
        <w:t>click</w:t>
      </w:r>
      <w:r>
        <w:t xml:space="preserve"> </w:t>
      </w:r>
      <w:r w:rsidRPr="00C95CD1">
        <w:rPr>
          <w:b/>
        </w:rPr>
        <w:t>OK</w:t>
      </w:r>
      <w:r>
        <w:t>.</w:t>
      </w:r>
      <w:r w:rsidRPr="006B5634">
        <w:rPr>
          <w:noProof/>
        </w:rPr>
        <w:t xml:space="preserve"> </w:t>
      </w:r>
    </w:p>
    <w:p w14:paraId="40EABCE2" w14:textId="35745FF5" w:rsidR="0063768F" w:rsidRDefault="00C95CD1" w:rsidP="004E4BFF">
      <w:pPr>
        <w:rPr>
          <w:noProof/>
        </w:rPr>
      </w:pPr>
      <w:r>
        <w:rPr>
          <w:noProof/>
        </w:rPr>
        <w:drawing>
          <wp:inline distT="0" distB="0" distL="0" distR="0" wp14:anchorId="4C920D79" wp14:editId="1A1BC223">
            <wp:extent cx="5947410" cy="6814185"/>
            <wp:effectExtent l="0" t="0" r="0" b="571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7410" cy="6814185"/>
                    </a:xfrm>
                    <a:prstGeom prst="rect">
                      <a:avLst/>
                    </a:prstGeom>
                    <a:noFill/>
                    <a:ln>
                      <a:noFill/>
                    </a:ln>
                  </pic:spPr>
                </pic:pic>
              </a:graphicData>
            </a:graphic>
          </wp:inline>
        </w:drawing>
      </w:r>
    </w:p>
    <w:p w14:paraId="085D0571" w14:textId="2BDB9EB8" w:rsidR="0063768F" w:rsidRDefault="0063768F" w:rsidP="0063768F">
      <w:pPr>
        <w:ind w:left="720"/>
      </w:pPr>
    </w:p>
    <w:p w14:paraId="43F7DEEB" w14:textId="26B20F29" w:rsidR="00C95CD1" w:rsidRDefault="00C95CD1" w:rsidP="005E77D6">
      <w:pPr>
        <w:pStyle w:val="ListParagraph"/>
        <w:keepNext/>
        <w:numPr>
          <w:ilvl w:val="0"/>
          <w:numId w:val="45"/>
        </w:numPr>
      </w:pPr>
      <w:r>
        <w:lastRenderedPageBreak/>
        <w:t xml:space="preserve">Click </w:t>
      </w:r>
      <w:r w:rsidRPr="00C95CD1">
        <w:rPr>
          <w:b/>
        </w:rPr>
        <w:t>Java Build Path</w:t>
      </w:r>
      <w:r>
        <w:t xml:space="preserve"> and verify that all JAR files are correctly pointed to. If not, click </w:t>
      </w:r>
      <w:r w:rsidRPr="00C95CD1">
        <w:rPr>
          <w:b/>
          <w:i/>
        </w:rPr>
        <w:t>Add JARs</w:t>
      </w:r>
      <w:r>
        <w:t xml:space="preserve"> and select all the JAR files from within </w:t>
      </w:r>
      <w:r w:rsidRPr="00C95CD1">
        <w:rPr>
          <w:i/>
        </w:rPr>
        <w:t>Project/lib</w:t>
      </w:r>
      <w:r>
        <w:t xml:space="preserve"> folders. Once that is done, click </w:t>
      </w:r>
      <w:r w:rsidRPr="00C95CD1">
        <w:rPr>
          <w:b/>
        </w:rPr>
        <w:t>OK</w:t>
      </w:r>
      <w:r>
        <w:t>.</w:t>
      </w:r>
    </w:p>
    <w:p w14:paraId="78ABDB6F" w14:textId="52AA1ED7" w:rsidR="0063768F" w:rsidRDefault="00F16D54" w:rsidP="004E4BFF">
      <w:r>
        <w:rPr>
          <w:noProof/>
        </w:rPr>
        <w:drawing>
          <wp:inline distT="0" distB="0" distL="0" distR="0" wp14:anchorId="5F53D9EA" wp14:editId="4359449D">
            <wp:extent cx="5947410" cy="414274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7410" cy="4142740"/>
                    </a:xfrm>
                    <a:prstGeom prst="rect">
                      <a:avLst/>
                    </a:prstGeom>
                    <a:noFill/>
                    <a:ln>
                      <a:noFill/>
                    </a:ln>
                  </pic:spPr>
                </pic:pic>
              </a:graphicData>
            </a:graphic>
          </wp:inline>
        </w:drawing>
      </w:r>
    </w:p>
    <w:p w14:paraId="5A6C72B6" w14:textId="77777777" w:rsidR="007E2576" w:rsidRDefault="007E2576" w:rsidP="002B0233">
      <w:pPr>
        <w:pStyle w:val="Heading2"/>
      </w:pPr>
      <w:bookmarkStart w:id="98" w:name="_Toc391386998"/>
      <w:bookmarkStart w:id="99" w:name="_Toc446324864"/>
      <w:r>
        <w:t xml:space="preserve">Building the </w:t>
      </w:r>
      <w:r w:rsidR="001862AF">
        <w:rPr>
          <w:lang w:val="en-US"/>
        </w:rPr>
        <w:t>P</w:t>
      </w:r>
      <w:r>
        <w:t>roject</w:t>
      </w:r>
      <w:bookmarkEnd w:id="98"/>
      <w:bookmarkEnd w:id="99"/>
    </w:p>
    <w:p w14:paraId="0D79A3CF" w14:textId="44147DCE" w:rsidR="007E2576" w:rsidRDefault="007E2576" w:rsidP="004A764D">
      <w:pPr>
        <w:rPr>
          <w:lang w:eastAsia="x-none"/>
        </w:rPr>
      </w:pPr>
      <w:r>
        <w:rPr>
          <w:lang w:eastAsia="x-none"/>
        </w:rPr>
        <w:t xml:space="preserve">After </w:t>
      </w:r>
      <w:r w:rsidR="001862AF">
        <w:rPr>
          <w:lang w:eastAsia="x-none"/>
        </w:rPr>
        <w:t xml:space="preserve">a </w:t>
      </w:r>
      <w:r>
        <w:rPr>
          <w:lang w:eastAsia="x-none"/>
        </w:rPr>
        <w:t>successful project installation and configuration</w:t>
      </w:r>
      <w:r w:rsidR="001862AF">
        <w:rPr>
          <w:lang w:eastAsia="x-none"/>
        </w:rPr>
        <w:t>,</w:t>
      </w:r>
      <w:r>
        <w:rPr>
          <w:lang w:eastAsia="x-none"/>
        </w:rPr>
        <w:t xml:space="preserve"> </w:t>
      </w:r>
      <w:r w:rsidR="001862AF">
        <w:rPr>
          <w:lang w:eastAsia="x-none"/>
        </w:rPr>
        <w:t>a project</w:t>
      </w:r>
      <w:r>
        <w:rPr>
          <w:lang w:eastAsia="x-none"/>
        </w:rPr>
        <w:t xml:space="preserve"> can </w:t>
      </w:r>
      <w:r w:rsidR="001862AF">
        <w:rPr>
          <w:lang w:eastAsia="x-none"/>
        </w:rPr>
        <w:t xml:space="preserve">be </w:t>
      </w:r>
      <w:r>
        <w:rPr>
          <w:lang w:eastAsia="x-none"/>
        </w:rPr>
        <w:t>buil</w:t>
      </w:r>
      <w:r w:rsidR="001862AF">
        <w:rPr>
          <w:lang w:eastAsia="x-none"/>
        </w:rPr>
        <w:t>t</w:t>
      </w:r>
      <w:r>
        <w:rPr>
          <w:lang w:eastAsia="x-none"/>
        </w:rPr>
        <w:t>. In Eclipse</w:t>
      </w:r>
      <w:r w:rsidR="001862AF">
        <w:rPr>
          <w:lang w:eastAsia="x-none"/>
        </w:rPr>
        <w:t>,</w:t>
      </w:r>
      <w:r>
        <w:rPr>
          <w:lang w:eastAsia="x-none"/>
        </w:rPr>
        <w:t xml:space="preserve"> select </w:t>
      </w:r>
      <w:r w:rsidR="001862AF">
        <w:rPr>
          <w:lang w:eastAsia="x-none"/>
        </w:rPr>
        <w:t xml:space="preserve">the </w:t>
      </w:r>
      <w:r>
        <w:rPr>
          <w:lang w:eastAsia="x-none"/>
        </w:rPr>
        <w:t>newly created project</w:t>
      </w:r>
      <w:r w:rsidR="00055394">
        <w:rPr>
          <w:lang w:eastAsia="x-none"/>
        </w:rPr>
        <w:t>.</w:t>
      </w:r>
      <w:r>
        <w:rPr>
          <w:lang w:eastAsia="x-none"/>
        </w:rPr>
        <w:t xml:space="preserve"> </w:t>
      </w:r>
      <w:r w:rsidR="00055394">
        <w:rPr>
          <w:lang w:eastAsia="x-none"/>
        </w:rPr>
        <w:t xml:space="preserve">In the </w:t>
      </w:r>
      <w:r w:rsidR="00055394" w:rsidRPr="000F3525">
        <w:rPr>
          <w:b/>
          <w:lang w:eastAsia="x-none"/>
        </w:rPr>
        <w:t>Project</w:t>
      </w:r>
      <w:r w:rsidR="00055394">
        <w:rPr>
          <w:lang w:eastAsia="x-none"/>
        </w:rPr>
        <w:t xml:space="preserve"> menu, click </w:t>
      </w:r>
      <w:r w:rsidR="00055394" w:rsidRPr="000F3525">
        <w:rPr>
          <w:b/>
          <w:lang w:eastAsia="x-none"/>
        </w:rPr>
        <w:t>Build All</w:t>
      </w:r>
      <w:r w:rsidR="00055394">
        <w:rPr>
          <w:lang w:eastAsia="x-none"/>
        </w:rPr>
        <w:t xml:space="preserve">. Successful build content will be shown in the </w:t>
      </w:r>
      <w:r w:rsidR="00055394" w:rsidRPr="000F3525">
        <w:rPr>
          <w:b/>
          <w:lang w:eastAsia="x-none"/>
        </w:rPr>
        <w:t>Console</w:t>
      </w:r>
      <w:r w:rsidR="00055394">
        <w:rPr>
          <w:lang w:eastAsia="x-none"/>
        </w:rPr>
        <w:t xml:space="preserve"> view in Eclipse as follows.</w:t>
      </w:r>
    </w:p>
    <w:p w14:paraId="25EBC4BC" w14:textId="77777777" w:rsidR="00782A78" w:rsidRDefault="00F16D54" w:rsidP="00782A78">
      <w:pPr>
        <w:rPr>
          <w:lang w:eastAsia="x-none"/>
        </w:rPr>
      </w:pPr>
      <w:r>
        <w:rPr>
          <w:noProof/>
        </w:rPr>
        <w:drawing>
          <wp:inline distT="0" distB="0" distL="0" distR="0" wp14:anchorId="43A8889F" wp14:editId="4ED4D276">
            <wp:extent cx="5939790" cy="211518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9790" cy="2115185"/>
                    </a:xfrm>
                    <a:prstGeom prst="rect">
                      <a:avLst/>
                    </a:prstGeom>
                    <a:noFill/>
                    <a:ln>
                      <a:noFill/>
                    </a:ln>
                  </pic:spPr>
                </pic:pic>
              </a:graphicData>
            </a:graphic>
          </wp:inline>
        </w:drawing>
      </w:r>
    </w:p>
    <w:p w14:paraId="2EC166A7" w14:textId="77777777" w:rsidR="00782A78" w:rsidRDefault="00782A78" w:rsidP="00782A78">
      <w:pPr>
        <w:rPr>
          <w:lang w:eastAsia="x-none"/>
        </w:rPr>
      </w:pPr>
    </w:p>
    <w:p w14:paraId="0E8E0110" w14:textId="00E08493" w:rsidR="00D371F0" w:rsidRPr="004A764D" w:rsidRDefault="007E09FD" w:rsidP="004E4BFF">
      <w:pPr>
        <w:keepNext/>
        <w:rPr>
          <w:lang w:eastAsia="x-none"/>
        </w:rPr>
      </w:pPr>
      <w:r>
        <w:rPr>
          <w:lang w:eastAsia="x-none"/>
        </w:rPr>
        <w:lastRenderedPageBreak/>
        <w:t>The n</w:t>
      </w:r>
      <w:r w:rsidR="007E2576">
        <w:rPr>
          <w:lang w:eastAsia="x-none"/>
        </w:rPr>
        <w:t>ewly buil</w:t>
      </w:r>
      <w:r>
        <w:rPr>
          <w:lang w:eastAsia="x-none"/>
        </w:rPr>
        <w:t>t</w:t>
      </w:r>
      <w:r w:rsidR="007E2576">
        <w:rPr>
          <w:lang w:eastAsia="x-none"/>
        </w:rPr>
        <w:t xml:space="preserve"> application </w:t>
      </w:r>
      <w:r w:rsidR="00013BB2">
        <w:rPr>
          <w:lang w:eastAsia="x-none"/>
        </w:rPr>
        <w:t>WAR</w:t>
      </w:r>
      <w:r w:rsidR="007E2576">
        <w:rPr>
          <w:lang w:eastAsia="x-none"/>
        </w:rPr>
        <w:t xml:space="preserve"> file will be located under </w:t>
      </w:r>
      <w:r w:rsidR="00291249">
        <w:rPr>
          <w:lang w:eastAsia="x-none"/>
        </w:rPr>
        <w:t xml:space="preserve">the </w:t>
      </w:r>
      <w:r w:rsidR="007E2576" w:rsidRPr="00291249">
        <w:rPr>
          <w:i/>
          <w:lang w:eastAsia="x-none"/>
        </w:rPr>
        <w:t>demo_app</w:t>
      </w:r>
      <w:r w:rsidR="007E2576">
        <w:rPr>
          <w:lang w:eastAsia="x-none"/>
        </w:rPr>
        <w:t xml:space="preserve"> </w:t>
      </w:r>
      <w:r w:rsidR="00291249">
        <w:rPr>
          <w:lang w:eastAsia="x-none"/>
        </w:rPr>
        <w:t>directory</w:t>
      </w:r>
      <w:r w:rsidR="007E2576">
        <w:rPr>
          <w:lang w:eastAsia="x-none"/>
        </w:rPr>
        <w:t xml:space="preserve"> named </w:t>
      </w:r>
      <w:r w:rsidR="00D256CD" w:rsidRPr="004E4BFF">
        <w:rPr>
          <w:i/>
          <w:lang w:eastAsia="x-none"/>
        </w:rPr>
        <w:t>dlgc_sample_demo</w:t>
      </w:r>
      <w:r w:rsidR="007E2576" w:rsidRPr="00782A78">
        <w:rPr>
          <w:i/>
          <w:lang w:eastAsia="x-none"/>
        </w:rPr>
        <w:t>.</w:t>
      </w:r>
      <w:r w:rsidR="007E2576" w:rsidRPr="00AA5376">
        <w:rPr>
          <w:i/>
          <w:lang w:eastAsia="x-none"/>
        </w:rPr>
        <w:t>war</w:t>
      </w:r>
      <w:r w:rsidR="007E2576">
        <w:rPr>
          <w:lang w:eastAsia="x-none"/>
        </w:rPr>
        <w:t xml:space="preserve">. </w:t>
      </w:r>
      <w:r w:rsidR="00D371F0">
        <w:rPr>
          <w:lang w:eastAsia="x-none"/>
        </w:rPr>
        <w:t>In ord</w:t>
      </w:r>
      <w:r w:rsidR="00736F36">
        <w:rPr>
          <w:lang w:eastAsia="x-none"/>
        </w:rPr>
        <w:t>er to deploy this application</w:t>
      </w:r>
      <w:r>
        <w:rPr>
          <w:lang w:eastAsia="x-none"/>
        </w:rPr>
        <w:t>,</w:t>
      </w:r>
      <w:r w:rsidR="00D371F0">
        <w:rPr>
          <w:lang w:eastAsia="x-none"/>
        </w:rPr>
        <w:t xml:space="preserve"> follow the same </w:t>
      </w:r>
      <w:r w:rsidR="007E2576">
        <w:rPr>
          <w:lang w:eastAsia="x-none"/>
        </w:rPr>
        <w:t>deployment</w:t>
      </w:r>
      <w:r w:rsidR="00D371F0">
        <w:rPr>
          <w:lang w:eastAsia="x-none"/>
        </w:rPr>
        <w:t xml:space="preserve"> instructions as described in</w:t>
      </w:r>
      <w:r w:rsidR="00784E36">
        <w:rPr>
          <w:lang w:eastAsia="x-none"/>
        </w:rPr>
        <w:t xml:space="preserve"> </w:t>
      </w:r>
      <w:hyperlink w:anchor="_Deploy_the_Dialogic" w:history="1">
        <w:r w:rsidR="00784E36" w:rsidRPr="00784E36">
          <w:rPr>
            <w:rStyle w:val="Hyperlink"/>
            <w:lang w:eastAsia="x-none"/>
          </w:rPr>
          <w:t>Deploy the Dialogic JSR 309 Verification Application</w:t>
        </w:r>
      </w:hyperlink>
      <w:r>
        <w:rPr>
          <w:lang w:eastAsia="x-none"/>
        </w:rPr>
        <w:t>.</w:t>
      </w:r>
    </w:p>
    <w:p w14:paraId="78CB7383" w14:textId="77777777" w:rsidR="00F234A7" w:rsidRDefault="00533F32" w:rsidP="0072575A">
      <w:pPr>
        <w:pStyle w:val="Heading2"/>
      </w:pPr>
      <w:bookmarkStart w:id="100" w:name="_Toc391386999"/>
      <w:bookmarkStart w:id="101" w:name="_Toc446324865"/>
      <w:r>
        <w:t xml:space="preserve">Configuring Eclipse </w:t>
      </w:r>
      <w:r>
        <w:rPr>
          <w:lang w:val="en-US"/>
        </w:rPr>
        <w:t>P</w:t>
      </w:r>
      <w:r w:rsidR="00D371F0">
        <w:t xml:space="preserve">roject and </w:t>
      </w:r>
      <w:r w:rsidR="002B0233">
        <w:t>TeleStax Application Server</w:t>
      </w:r>
      <w:r>
        <w:t xml:space="preserve"> </w:t>
      </w:r>
      <w:r>
        <w:rPr>
          <w:lang w:val="en-US"/>
        </w:rPr>
        <w:t>D</w:t>
      </w:r>
      <w:r>
        <w:t xml:space="preserve">eployed </w:t>
      </w:r>
      <w:r>
        <w:rPr>
          <w:lang w:val="en-US"/>
        </w:rPr>
        <w:t>A</w:t>
      </w:r>
      <w:r>
        <w:t xml:space="preserve">pplication for </w:t>
      </w:r>
      <w:r>
        <w:rPr>
          <w:lang w:val="en-US"/>
        </w:rPr>
        <w:t>R</w:t>
      </w:r>
      <w:r>
        <w:t xml:space="preserve">emote </w:t>
      </w:r>
      <w:r>
        <w:rPr>
          <w:lang w:val="en-US"/>
        </w:rPr>
        <w:t>D</w:t>
      </w:r>
      <w:r w:rsidR="00D371F0">
        <w:t>ebugging</w:t>
      </w:r>
      <w:bookmarkEnd w:id="100"/>
      <w:bookmarkEnd w:id="101"/>
    </w:p>
    <w:p w14:paraId="301B6B57" w14:textId="6DA71130" w:rsidR="00D371F0" w:rsidRDefault="00475689" w:rsidP="004A764D">
      <w:pPr>
        <w:rPr>
          <w:lang w:eastAsia="x-none"/>
        </w:rPr>
      </w:pPr>
      <w:r>
        <w:rPr>
          <w:lang w:eastAsia="x-none"/>
        </w:rPr>
        <w:t xml:space="preserve">In order to connect </w:t>
      </w:r>
      <w:r w:rsidR="00B77B86">
        <w:rPr>
          <w:lang w:eastAsia="x-none"/>
        </w:rPr>
        <w:t xml:space="preserve">the </w:t>
      </w:r>
      <w:r>
        <w:rPr>
          <w:lang w:eastAsia="x-none"/>
        </w:rPr>
        <w:t xml:space="preserve">newly created project to </w:t>
      </w:r>
      <w:r w:rsidR="00B77B86">
        <w:rPr>
          <w:lang w:eastAsia="x-none"/>
        </w:rPr>
        <w:t xml:space="preserve">the </w:t>
      </w:r>
      <w:r>
        <w:rPr>
          <w:lang w:eastAsia="x-none"/>
        </w:rPr>
        <w:t xml:space="preserve">deployed </w:t>
      </w:r>
      <w:r w:rsidR="00CE615F">
        <w:rPr>
          <w:lang w:eastAsia="x-none"/>
        </w:rPr>
        <w:t>WAR</w:t>
      </w:r>
      <w:r w:rsidR="00AE1E6F">
        <w:rPr>
          <w:lang w:eastAsia="x-none"/>
        </w:rPr>
        <w:t xml:space="preserve"> file in </w:t>
      </w:r>
      <w:r w:rsidR="00782A78">
        <w:rPr>
          <w:lang w:eastAsia="x-none"/>
        </w:rPr>
        <w:t xml:space="preserve">the </w:t>
      </w:r>
      <w:r w:rsidR="002B0233">
        <w:rPr>
          <w:lang w:eastAsia="x-none"/>
        </w:rPr>
        <w:t>Application Server</w:t>
      </w:r>
      <w:r w:rsidR="00AE1E6F">
        <w:rPr>
          <w:lang w:eastAsia="x-none"/>
        </w:rPr>
        <w:t xml:space="preserve"> for debugging purposes</w:t>
      </w:r>
      <w:r w:rsidR="00B77B86">
        <w:rPr>
          <w:lang w:eastAsia="x-none"/>
        </w:rPr>
        <w:t>,</w:t>
      </w:r>
      <w:r w:rsidR="00AE1E6F">
        <w:rPr>
          <w:lang w:eastAsia="x-none"/>
        </w:rPr>
        <w:t xml:space="preserve"> developer</w:t>
      </w:r>
      <w:r w:rsidR="00B77B86">
        <w:rPr>
          <w:lang w:eastAsia="x-none"/>
        </w:rPr>
        <w:t>s</w:t>
      </w:r>
      <w:r w:rsidR="00AE1E6F">
        <w:rPr>
          <w:lang w:eastAsia="x-none"/>
        </w:rPr>
        <w:t xml:space="preserve"> need to </w:t>
      </w:r>
      <w:r w:rsidR="00782A78">
        <w:rPr>
          <w:lang w:eastAsia="x-none"/>
        </w:rPr>
        <w:t>do the following:</w:t>
      </w:r>
    </w:p>
    <w:p w14:paraId="2F291661" w14:textId="77777777" w:rsidR="00263604" w:rsidRDefault="00263604" w:rsidP="005E77D6">
      <w:pPr>
        <w:numPr>
          <w:ilvl w:val="0"/>
          <w:numId w:val="46"/>
        </w:numPr>
        <w:rPr>
          <w:lang w:eastAsia="x-none"/>
        </w:rPr>
      </w:pPr>
      <w:r>
        <w:rPr>
          <w:lang w:eastAsia="x-none"/>
        </w:rPr>
        <w:t>Configure Application Server platform for remote debugging.</w:t>
      </w:r>
    </w:p>
    <w:p w14:paraId="26F1C119" w14:textId="3D5543E1" w:rsidR="00822BAB" w:rsidRDefault="00822BAB" w:rsidP="005E77D6">
      <w:pPr>
        <w:numPr>
          <w:ilvl w:val="0"/>
          <w:numId w:val="46"/>
        </w:numPr>
        <w:rPr>
          <w:lang w:eastAsia="x-none"/>
        </w:rPr>
      </w:pPr>
      <w:r>
        <w:rPr>
          <w:lang w:eastAsia="x-none"/>
        </w:rPr>
        <w:t>Have Eclipse successfu</w:t>
      </w:r>
      <w:r w:rsidR="007D11CD">
        <w:rPr>
          <w:lang w:eastAsia="x-none"/>
        </w:rPr>
        <w:t>l</w:t>
      </w:r>
      <w:r>
        <w:rPr>
          <w:lang w:eastAsia="x-none"/>
        </w:rPr>
        <w:t>l</w:t>
      </w:r>
      <w:r w:rsidR="007D11CD">
        <w:rPr>
          <w:lang w:eastAsia="x-none"/>
        </w:rPr>
        <w:t>y</w:t>
      </w:r>
      <w:r w:rsidR="00736F36">
        <w:rPr>
          <w:lang w:eastAsia="x-none"/>
        </w:rPr>
        <w:t xml:space="preserve"> build the </w:t>
      </w:r>
      <w:r w:rsidR="00A03FEF">
        <w:rPr>
          <w:lang w:eastAsia="x-none"/>
        </w:rPr>
        <w:t>Dialogic JSR 309 Connector</w:t>
      </w:r>
      <w:r w:rsidR="00736F36">
        <w:rPr>
          <w:lang w:eastAsia="x-none"/>
        </w:rPr>
        <w:t xml:space="preserve"> </w:t>
      </w:r>
      <w:r>
        <w:rPr>
          <w:lang w:eastAsia="x-none"/>
        </w:rPr>
        <w:t xml:space="preserve">Demo Application </w:t>
      </w:r>
      <w:r w:rsidR="00CE615F">
        <w:rPr>
          <w:lang w:eastAsia="x-none"/>
        </w:rPr>
        <w:t>WAR</w:t>
      </w:r>
      <w:r>
        <w:rPr>
          <w:lang w:eastAsia="x-none"/>
        </w:rPr>
        <w:t xml:space="preserve"> file and deploy it in </w:t>
      </w:r>
      <w:r w:rsidR="007D11CD">
        <w:rPr>
          <w:lang w:eastAsia="x-none"/>
        </w:rPr>
        <w:t xml:space="preserve">the </w:t>
      </w:r>
      <w:r w:rsidR="002B0233">
        <w:rPr>
          <w:lang w:eastAsia="x-none"/>
        </w:rPr>
        <w:t>desired Application Server platform</w:t>
      </w:r>
      <w:r>
        <w:rPr>
          <w:lang w:eastAsia="x-none"/>
        </w:rPr>
        <w:t>.</w:t>
      </w:r>
      <w:r w:rsidR="002B0233">
        <w:rPr>
          <w:lang w:eastAsia="x-none"/>
        </w:rPr>
        <w:t xml:space="preserve"> Refer to</w:t>
      </w:r>
      <w:r w:rsidR="00784E36">
        <w:rPr>
          <w:lang w:eastAsia="x-none"/>
        </w:rPr>
        <w:t xml:space="preserve"> </w:t>
      </w:r>
      <w:hyperlink w:anchor="_Deploy_JSR_309" w:history="1">
        <w:r w:rsidR="00784E36" w:rsidRPr="00784E36">
          <w:rPr>
            <w:rStyle w:val="Hyperlink"/>
            <w:lang w:eastAsia="x-none"/>
          </w:rPr>
          <w:t>Deploy the Dialogic JSR 309 Verification Application</w:t>
        </w:r>
      </w:hyperlink>
      <w:r w:rsidR="002B0233">
        <w:rPr>
          <w:lang w:eastAsia="x-none"/>
        </w:rPr>
        <w:t>.</w:t>
      </w:r>
    </w:p>
    <w:p w14:paraId="724EF059" w14:textId="2F51C98E" w:rsidR="002B0233" w:rsidRDefault="002B0233" w:rsidP="00B2335C">
      <w:pPr>
        <w:pStyle w:val="Heading3"/>
      </w:pPr>
      <w:bookmarkStart w:id="102" w:name="_Toc391387000"/>
      <w:bookmarkStart w:id="103" w:name="_Toc446324866"/>
      <w:r>
        <w:t xml:space="preserve">Configuring </w:t>
      </w:r>
      <w:r w:rsidR="00DD5B15">
        <w:rPr>
          <w:lang w:val="en-US"/>
        </w:rPr>
        <w:t xml:space="preserve">the </w:t>
      </w:r>
      <w:r>
        <w:t xml:space="preserve">Application Server </w:t>
      </w:r>
      <w:r w:rsidR="007D11CD">
        <w:rPr>
          <w:lang w:val="en-US"/>
        </w:rPr>
        <w:t>P</w:t>
      </w:r>
      <w:r>
        <w:t xml:space="preserve">latform for </w:t>
      </w:r>
      <w:r w:rsidR="007D11CD">
        <w:rPr>
          <w:lang w:val="en-US"/>
        </w:rPr>
        <w:t>R</w:t>
      </w:r>
      <w:r>
        <w:t xml:space="preserve">emote </w:t>
      </w:r>
      <w:r w:rsidR="007D11CD">
        <w:rPr>
          <w:lang w:val="en-US"/>
        </w:rPr>
        <w:t>D</w:t>
      </w:r>
      <w:r>
        <w:t>ebugging</w:t>
      </w:r>
      <w:bookmarkEnd w:id="102"/>
      <w:bookmarkEnd w:id="103"/>
    </w:p>
    <w:p w14:paraId="1DAE6728" w14:textId="77777777" w:rsidR="00FB146E" w:rsidRPr="006E31DD" w:rsidRDefault="00FB146E" w:rsidP="00FB146E">
      <w:r>
        <w:rPr>
          <w:lang w:eastAsia="x-none"/>
        </w:rPr>
        <w:t>Configure the Application Server platform for remote debugging as follows:</w:t>
      </w:r>
    </w:p>
    <w:p w14:paraId="46B83476" w14:textId="77777777" w:rsidR="00FB146E" w:rsidRDefault="00FB146E" w:rsidP="005E77D6">
      <w:pPr>
        <w:numPr>
          <w:ilvl w:val="0"/>
          <w:numId w:val="7"/>
        </w:numPr>
        <w:tabs>
          <w:tab w:val="num" w:pos="720"/>
        </w:tabs>
      </w:pPr>
      <w:r>
        <w:t>Stop the Application Server.</w:t>
      </w:r>
    </w:p>
    <w:p w14:paraId="5C842C5A" w14:textId="5B0B36CB" w:rsidR="00FB146E" w:rsidRDefault="0072575A" w:rsidP="005E77D6">
      <w:pPr>
        <w:numPr>
          <w:ilvl w:val="0"/>
          <w:numId w:val="7"/>
        </w:numPr>
      </w:pPr>
      <w:r>
        <w:t>E</w:t>
      </w:r>
      <w:r w:rsidR="007621DD">
        <w:t>dit</w:t>
      </w:r>
      <w:r w:rsidR="00AB6CBD">
        <w:t xml:space="preserve"> </w:t>
      </w:r>
      <w:r w:rsidR="00C64AA3">
        <w:rPr>
          <w:i/>
        </w:rPr>
        <w:t>catalina.sh</w:t>
      </w:r>
      <w:r w:rsidR="00FB146E">
        <w:t>:</w:t>
      </w:r>
    </w:p>
    <w:p w14:paraId="1C24CDAD" w14:textId="77777777" w:rsidR="00FB146E" w:rsidRPr="00FB146E" w:rsidRDefault="00FB146E" w:rsidP="004E4BFF">
      <w:pPr>
        <w:pStyle w:val="ExampleIndent"/>
      </w:pPr>
      <w:r w:rsidRPr="00FB146E">
        <w:t>${CATALINA_HOME}/bin/catalina.sh</w:t>
      </w:r>
    </w:p>
    <w:p w14:paraId="7A43FC39" w14:textId="09777B86" w:rsidR="00533F32" w:rsidRDefault="0020769D" w:rsidP="005E77D6">
      <w:pPr>
        <w:numPr>
          <w:ilvl w:val="0"/>
          <w:numId w:val="7"/>
        </w:numPr>
      </w:pPr>
      <w:r>
        <w:t>S</w:t>
      </w:r>
      <w:r w:rsidR="007621DD">
        <w:t xml:space="preserve">cript </w:t>
      </w:r>
      <w:r>
        <w:t xml:space="preserve">the </w:t>
      </w:r>
      <w:r w:rsidR="007621DD">
        <w:t xml:space="preserve">file and add the following line </w:t>
      </w:r>
      <w:r w:rsidR="00AA7096">
        <w:t xml:space="preserve">to </w:t>
      </w:r>
      <w:r w:rsidR="007621DD">
        <w:t>enabl</w:t>
      </w:r>
      <w:r w:rsidR="00AA7096">
        <w:t>e</w:t>
      </w:r>
      <w:r w:rsidR="007621DD">
        <w:t xml:space="preserve"> remote debugging</w:t>
      </w:r>
      <w:r w:rsidR="00910CD8">
        <w:t xml:space="preserve"> as illustrated below</w:t>
      </w:r>
      <w:r>
        <w:t xml:space="preserve"> in </w:t>
      </w:r>
      <w:r w:rsidR="009F3031">
        <w:rPr>
          <w:b/>
          <w:color w:val="FF0000"/>
        </w:rPr>
        <w:t>RED</w:t>
      </w:r>
      <w:r w:rsidR="007621DD">
        <w:t>:</w:t>
      </w:r>
    </w:p>
    <w:p w14:paraId="201A8985" w14:textId="77777777" w:rsidR="009F3031" w:rsidRPr="009F3031" w:rsidRDefault="009F3031" w:rsidP="004E4BFF">
      <w:pPr>
        <w:pStyle w:val="ExampleIndent"/>
      </w:pPr>
      <w:r w:rsidRPr="009F3031">
        <w:t># ----- Execute The Requested Command -----------------------------------------</w:t>
      </w:r>
    </w:p>
    <w:p w14:paraId="351A7DA6" w14:textId="77777777" w:rsidR="009F3031" w:rsidRPr="009F3031" w:rsidRDefault="009F3031" w:rsidP="004E4BFF">
      <w:pPr>
        <w:pStyle w:val="ExampleIndent"/>
      </w:pPr>
    </w:p>
    <w:p w14:paraId="54531AFA" w14:textId="77777777" w:rsidR="009F3031" w:rsidRPr="009F3031" w:rsidRDefault="009F3031" w:rsidP="004E4BFF">
      <w:pPr>
        <w:pStyle w:val="ExampleIndent"/>
      </w:pPr>
      <w:r w:rsidRPr="009F3031">
        <w:t>#Dialogic Additions</w:t>
      </w:r>
    </w:p>
    <w:p w14:paraId="133EC236" w14:textId="3F8D58DC" w:rsidR="009F3031" w:rsidRPr="009F3031" w:rsidRDefault="009F3031" w:rsidP="004E4BFF">
      <w:pPr>
        <w:pStyle w:val="ExampleIndent"/>
      </w:pPr>
      <w:r w:rsidRPr="009F3031">
        <w:t>export APPSERVER_PLATFORM=</w:t>
      </w:r>
      <w:r w:rsidR="002B0438">
        <w:t>"</w:t>
      </w:r>
      <w:r w:rsidRPr="009F3031">
        <w:t>TELESTAX</w:t>
      </w:r>
      <w:r w:rsidR="002B0438">
        <w:t>"</w:t>
      </w:r>
    </w:p>
    <w:p w14:paraId="69AD5FD7" w14:textId="77777777" w:rsidR="009F3031" w:rsidRPr="009F3031" w:rsidRDefault="009F3031" w:rsidP="004E4BFF">
      <w:pPr>
        <w:pStyle w:val="ExampleIndent"/>
      </w:pPr>
      <w:r w:rsidRPr="009F3031">
        <w:t>export DIALOGIC_DEMO_PROPERTY_FILE=${CATALINA_HOME}/conf/Dialogic/dlgc_demos.properties</w:t>
      </w:r>
    </w:p>
    <w:p w14:paraId="3B42AD39" w14:textId="77777777" w:rsidR="009F3031" w:rsidRPr="009F3031" w:rsidRDefault="009F3031" w:rsidP="004E4BFF">
      <w:pPr>
        <w:pStyle w:val="ExampleIndent"/>
      </w:pPr>
      <w:r w:rsidRPr="009F3031">
        <w:t>export DLG_PROPERTY_FILE=${CATALINA_HOME}/conf/Dialogic/dlgc_JSR309.properties</w:t>
      </w:r>
    </w:p>
    <w:p w14:paraId="07FC2FB0" w14:textId="77777777" w:rsidR="009F3031" w:rsidRPr="009F3031" w:rsidRDefault="009F3031" w:rsidP="004E4BFF">
      <w:pPr>
        <w:pStyle w:val="ExampleIndent"/>
        <w:rPr>
          <w:b/>
          <w:color w:val="FF0000"/>
        </w:rPr>
      </w:pPr>
      <w:r w:rsidRPr="009F3031">
        <w:rPr>
          <w:b/>
          <w:color w:val="FF0000"/>
        </w:rPr>
        <w:t>#Optional For Remote Debugging</w:t>
      </w:r>
    </w:p>
    <w:p w14:paraId="70BE2D74" w14:textId="303A0A57" w:rsidR="009F3031" w:rsidRPr="009F3031" w:rsidRDefault="009F3031" w:rsidP="004E4BFF">
      <w:pPr>
        <w:pStyle w:val="ExampleIndent"/>
        <w:rPr>
          <w:b/>
          <w:color w:val="FF0000"/>
        </w:rPr>
      </w:pPr>
      <w:r w:rsidRPr="009F3031">
        <w:rPr>
          <w:b/>
          <w:color w:val="FF0000"/>
        </w:rPr>
        <w:t>CATALINA_OPTS=</w:t>
      </w:r>
      <w:r w:rsidR="002B0438">
        <w:rPr>
          <w:b/>
          <w:color w:val="FF0000"/>
        </w:rPr>
        <w:t>"</w:t>
      </w:r>
      <w:r w:rsidRPr="009F3031">
        <w:rPr>
          <w:b/>
          <w:color w:val="FF0000"/>
        </w:rPr>
        <w:t>$CATALINA_OPTS -Xdebug -Xrunjdwp:transport=dt_socket,address=8787,server=y,suspend=n</w:t>
      </w:r>
      <w:r w:rsidR="002B0438">
        <w:rPr>
          <w:b/>
          <w:color w:val="FF0000"/>
        </w:rPr>
        <w:t>"</w:t>
      </w:r>
    </w:p>
    <w:p w14:paraId="4AE2B606" w14:textId="77777777" w:rsidR="009F3031" w:rsidRPr="009F3031" w:rsidRDefault="009F3031" w:rsidP="004E4BFF">
      <w:pPr>
        <w:pStyle w:val="ExampleIndent"/>
      </w:pPr>
    </w:p>
    <w:p w14:paraId="766DD9D2" w14:textId="77777777" w:rsidR="009F3031" w:rsidRPr="009F3031" w:rsidRDefault="009F3031" w:rsidP="004E4BFF">
      <w:pPr>
        <w:pStyle w:val="ExampleIndent"/>
      </w:pPr>
      <w:r w:rsidRPr="009F3031">
        <w:t># Bugzilla 37848: only output this if we have a TTY</w:t>
      </w:r>
    </w:p>
    <w:p w14:paraId="1D30229A" w14:textId="47CA829F" w:rsidR="00910CD8" w:rsidRDefault="00910CD8" w:rsidP="004E4BFF">
      <w:pPr>
        <w:pStyle w:val="Note"/>
        <w:ind w:left="720"/>
      </w:pPr>
      <w:r w:rsidRPr="00AA5376">
        <w:rPr>
          <w:b/>
        </w:rPr>
        <w:t>Note:</w:t>
      </w:r>
      <w:r>
        <w:t xml:space="preserve"> </w:t>
      </w:r>
      <w:r w:rsidR="006410EE">
        <w:t>T</w:t>
      </w:r>
      <w:r>
        <w:t>he socket address specified above is 8</w:t>
      </w:r>
      <w:r w:rsidR="00C64AA3">
        <w:t>787</w:t>
      </w:r>
      <w:r>
        <w:t xml:space="preserve"> but any port of choice can be used</w:t>
      </w:r>
      <w:r w:rsidR="00EF57FE">
        <w:t>. Any port used needs to be enabled in a firewall in order to allow communication through it.</w:t>
      </w:r>
    </w:p>
    <w:p w14:paraId="5AAC2637" w14:textId="3DEC9FA2" w:rsidR="00EF57FE" w:rsidRDefault="00822BAB" w:rsidP="005E77D6">
      <w:pPr>
        <w:numPr>
          <w:ilvl w:val="0"/>
          <w:numId w:val="7"/>
        </w:numPr>
        <w:rPr>
          <w:lang w:eastAsia="x-none"/>
        </w:rPr>
      </w:pPr>
      <w:r>
        <w:t xml:space="preserve">Start </w:t>
      </w:r>
      <w:r w:rsidR="009F3031">
        <w:t xml:space="preserve">the </w:t>
      </w:r>
      <w:r w:rsidR="0072575A">
        <w:t>Application Server</w:t>
      </w:r>
      <w:r>
        <w:t xml:space="preserve"> and make sure there </w:t>
      </w:r>
      <w:r w:rsidR="00340660">
        <w:t>are</w:t>
      </w:r>
      <w:r>
        <w:t xml:space="preserve"> no errors in</w:t>
      </w:r>
      <w:r w:rsidR="00DB490B">
        <w:t xml:space="preserve"> the console.</w:t>
      </w:r>
    </w:p>
    <w:p w14:paraId="1942F5A2" w14:textId="77777777" w:rsidR="00AE1E6F" w:rsidRPr="005F53B0" w:rsidRDefault="007621DD" w:rsidP="00E752BA">
      <w:pPr>
        <w:pStyle w:val="Heading3"/>
      </w:pPr>
      <w:bookmarkStart w:id="104" w:name="_Toc391387001"/>
      <w:bookmarkStart w:id="105" w:name="_Toc446324867"/>
      <w:r w:rsidRPr="005F53B0">
        <w:lastRenderedPageBreak/>
        <w:t xml:space="preserve">Eclipse </w:t>
      </w:r>
      <w:r w:rsidR="00340660" w:rsidRPr="005F53B0">
        <w:t>P</w:t>
      </w:r>
      <w:r w:rsidRPr="005F53B0">
        <w:t xml:space="preserve">roject </w:t>
      </w:r>
      <w:r w:rsidR="00340660" w:rsidRPr="005F53B0">
        <w:t>C</w:t>
      </w:r>
      <w:r w:rsidR="0072575A" w:rsidRPr="005F53B0">
        <w:t xml:space="preserve">onfiguration for </w:t>
      </w:r>
      <w:r w:rsidR="00340660" w:rsidRPr="005F53B0">
        <w:t>R</w:t>
      </w:r>
      <w:r w:rsidR="0072575A" w:rsidRPr="005F53B0">
        <w:t xml:space="preserve">emote </w:t>
      </w:r>
      <w:r w:rsidR="00340660" w:rsidRPr="005F53B0">
        <w:t>D</w:t>
      </w:r>
      <w:r w:rsidR="0072575A" w:rsidRPr="005F53B0">
        <w:t>ebugging</w:t>
      </w:r>
      <w:bookmarkEnd w:id="104"/>
      <w:bookmarkEnd w:id="105"/>
    </w:p>
    <w:p w14:paraId="38D5FFAD" w14:textId="3F01D76B" w:rsidR="00EF57FE" w:rsidRDefault="0072575A" w:rsidP="004E4BFF">
      <w:pPr>
        <w:keepNext/>
        <w:rPr>
          <w:lang w:eastAsia="x-none"/>
        </w:rPr>
      </w:pPr>
      <w:r>
        <w:rPr>
          <w:lang w:eastAsia="x-none"/>
        </w:rPr>
        <w:t xml:space="preserve">To configure </w:t>
      </w:r>
      <w:r w:rsidR="005D6821">
        <w:rPr>
          <w:lang w:eastAsia="x-none"/>
        </w:rPr>
        <w:t xml:space="preserve">the </w:t>
      </w:r>
      <w:r>
        <w:rPr>
          <w:lang w:eastAsia="x-none"/>
        </w:rPr>
        <w:t xml:space="preserve">existing and working </w:t>
      </w:r>
      <w:r w:rsidR="00A03FEF">
        <w:rPr>
          <w:lang w:eastAsia="x-none"/>
        </w:rPr>
        <w:t>Dialogic JSR 309 Connector</w:t>
      </w:r>
      <w:r>
        <w:rPr>
          <w:lang w:eastAsia="x-none"/>
        </w:rPr>
        <w:t xml:space="preserve"> project</w:t>
      </w:r>
      <w:r w:rsidR="001B187D">
        <w:rPr>
          <w:lang w:eastAsia="x-none"/>
        </w:rPr>
        <w:t>,</w:t>
      </w:r>
      <w:r>
        <w:rPr>
          <w:lang w:eastAsia="x-none"/>
        </w:rPr>
        <w:t xml:space="preserve"> </w:t>
      </w:r>
      <w:r w:rsidR="00D4055B">
        <w:rPr>
          <w:lang w:eastAsia="x-none"/>
        </w:rPr>
        <w:t>the remote debugging section needs to be configured. In Eclipse</w:t>
      </w:r>
      <w:r w:rsidR="005D6821">
        <w:rPr>
          <w:lang w:eastAsia="x-none"/>
        </w:rPr>
        <w:t>,</w:t>
      </w:r>
      <w:r w:rsidR="00D4055B">
        <w:rPr>
          <w:lang w:eastAsia="x-none"/>
        </w:rPr>
        <w:t xml:space="preserve"> go to </w:t>
      </w:r>
      <w:r w:rsidR="005D6821">
        <w:rPr>
          <w:lang w:eastAsia="x-none"/>
        </w:rPr>
        <w:t xml:space="preserve">the </w:t>
      </w:r>
      <w:r w:rsidR="00A00A3A" w:rsidRPr="00AA5376">
        <w:rPr>
          <w:b/>
          <w:lang w:eastAsia="x-none"/>
        </w:rPr>
        <w:t>Run</w:t>
      </w:r>
      <w:r w:rsidR="00D4055B">
        <w:rPr>
          <w:lang w:eastAsia="x-none"/>
        </w:rPr>
        <w:t xml:space="preserve"> menu</w:t>
      </w:r>
      <w:r w:rsidR="00A00A3A">
        <w:rPr>
          <w:lang w:eastAsia="x-none"/>
        </w:rPr>
        <w:t xml:space="preserve"> and </w:t>
      </w:r>
      <w:r w:rsidR="002453F4">
        <w:rPr>
          <w:lang w:eastAsia="x-none"/>
        </w:rPr>
        <w:t>click</w:t>
      </w:r>
      <w:r w:rsidR="00D4055B">
        <w:rPr>
          <w:lang w:eastAsia="x-none"/>
        </w:rPr>
        <w:t xml:space="preserve"> </w:t>
      </w:r>
      <w:r w:rsidR="00A00A3A" w:rsidRPr="00AA5376">
        <w:rPr>
          <w:b/>
          <w:lang w:eastAsia="x-none"/>
        </w:rPr>
        <w:t>Debug Configurations</w:t>
      </w:r>
      <w:r w:rsidR="00AA7096">
        <w:rPr>
          <w:b/>
          <w:lang w:eastAsia="x-none"/>
        </w:rPr>
        <w:t>.</w:t>
      </w:r>
    </w:p>
    <w:p w14:paraId="3A97DEA5" w14:textId="61B165CF" w:rsidR="00D91069" w:rsidRDefault="00D91069" w:rsidP="005E77D6">
      <w:pPr>
        <w:pStyle w:val="ListParagraph"/>
        <w:keepNext/>
        <w:numPr>
          <w:ilvl w:val="0"/>
          <w:numId w:val="47"/>
        </w:numPr>
        <w:rPr>
          <w:lang w:eastAsia="x-none"/>
        </w:rPr>
      </w:pPr>
      <w:r>
        <w:rPr>
          <w:lang w:eastAsia="x-none"/>
        </w:rPr>
        <w:t xml:space="preserve">In the </w:t>
      </w:r>
      <w:r>
        <w:rPr>
          <w:b/>
          <w:lang w:eastAsia="x-none"/>
        </w:rPr>
        <w:t xml:space="preserve">Debug Configurations </w:t>
      </w:r>
      <w:r>
        <w:rPr>
          <w:lang w:eastAsia="x-none"/>
        </w:rPr>
        <w:t>window, d</w:t>
      </w:r>
      <w:r w:rsidR="009F5294">
        <w:rPr>
          <w:lang w:eastAsia="x-none"/>
        </w:rPr>
        <w:t>ouble</w:t>
      </w:r>
      <w:r>
        <w:rPr>
          <w:lang w:eastAsia="x-none"/>
        </w:rPr>
        <w:t>-</w:t>
      </w:r>
      <w:r w:rsidR="002453F4">
        <w:rPr>
          <w:lang w:eastAsia="x-none"/>
        </w:rPr>
        <w:t>click</w:t>
      </w:r>
      <w:r w:rsidR="005D6821">
        <w:rPr>
          <w:lang w:eastAsia="x-none"/>
        </w:rPr>
        <w:t xml:space="preserve"> </w:t>
      </w:r>
      <w:r w:rsidR="009F5294" w:rsidRPr="004E4BFF">
        <w:rPr>
          <w:b/>
          <w:lang w:eastAsia="x-none"/>
        </w:rPr>
        <w:t>Remote Java Applicatio</w:t>
      </w:r>
      <w:r w:rsidR="00AA7096" w:rsidRPr="004E4BFF">
        <w:rPr>
          <w:b/>
          <w:lang w:eastAsia="x-none"/>
        </w:rPr>
        <w:t>n</w:t>
      </w:r>
      <w:r w:rsidR="00AA7096">
        <w:rPr>
          <w:lang w:eastAsia="x-none"/>
        </w:rPr>
        <w:t>.</w:t>
      </w:r>
    </w:p>
    <w:p w14:paraId="1403E37D" w14:textId="069802CA" w:rsidR="00A00A3A" w:rsidRDefault="00D91069" w:rsidP="004E4BFF">
      <w:pPr>
        <w:pStyle w:val="ListParagraph"/>
        <w:rPr>
          <w:lang w:eastAsia="x-none"/>
        </w:rPr>
      </w:pPr>
      <w:r>
        <w:rPr>
          <w:noProof/>
        </w:rPr>
        <w:drawing>
          <wp:inline distT="0" distB="0" distL="0" distR="0" wp14:anchorId="52552925" wp14:editId="28185466">
            <wp:extent cx="5939790" cy="3061335"/>
            <wp:effectExtent l="0" t="0" r="3810" b="5715"/>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3061335"/>
                    </a:xfrm>
                    <a:prstGeom prst="rect">
                      <a:avLst/>
                    </a:prstGeom>
                    <a:noFill/>
                    <a:ln>
                      <a:noFill/>
                    </a:ln>
                  </pic:spPr>
                </pic:pic>
              </a:graphicData>
            </a:graphic>
          </wp:inline>
        </w:drawing>
      </w:r>
    </w:p>
    <w:p w14:paraId="743AF000" w14:textId="10AFA4ED" w:rsidR="00A97F91" w:rsidRPr="004A764D" w:rsidRDefault="00A97F91" w:rsidP="00291249">
      <w:pPr>
        <w:rPr>
          <w:lang w:eastAsia="x-none"/>
        </w:rPr>
      </w:pPr>
    </w:p>
    <w:p w14:paraId="141615AE" w14:textId="45CF77F2" w:rsidR="00822BAB" w:rsidRDefault="00822BAB" w:rsidP="005E77D6">
      <w:pPr>
        <w:pStyle w:val="ListParagraph"/>
        <w:keepNext/>
        <w:numPr>
          <w:ilvl w:val="0"/>
          <w:numId w:val="47"/>
        </w:numPr>
        <w:rPr>
          <w:lang w:eastAsia="x-none"/>
        </w:rPr>
      </w:pPr>
      <w:r>
        <w:rPr>
          <w:lang w:eastAsia="x-none"/>
        </w:rPr>
        <w:lastRenderedPageBreak/>
        <w:t xml:space="preserve">Specify the </w:t>
      </w:r>
      <w:r w:rsidRPr="004E4BFF">
        <w:rPr>
          <w:b/>
          <w:lang w:eastAsia="x-none"/>
        </w:rPr>
        <w:t>Name</w:t>
      </w:r>
      <w:r>
        <w:rPr>
          <w:lang w:eastAsia="x-none"/>
        </w:rPr>
        <w:t xml:space="preserve"> for this remote debugging configuration (</w:t>
      </w:r>
      <w:r w:rsidR="00183192">
        <w:rPr>
          <w:lang w:eastAsia="x-none"/>
        </w:rPr>
        <w:t>f</w:t>
      </w:r>
      <w:r w:rsidR="00291249">
        <w:rPr>
          <w:lang w:eastAsia="x-none"/>
        </w:rPr>
        <w:t xml:space="preserve">or example, </w:t>
      </w:r>
      <w:r>
        <w:rPr>
          <w:lang w:eastAsia="x-none"/>
        </w:rPr>
        <w:t>JSRAppRemoteDebugging</w:t>
      </w:r>
      <w:r w:rsidR="00AA7096">
        <w:rPr>
          <w:lang w:eastAsia="x-none"/>
        </w:rPr>
        <w:t xml:space="preserve">) and specify the </w:t>
      </w:r>
      <w:r w:rsidR="00AA7096">
        <w:rPr>
          <w:b/>
          <w:lang w:eastAsia="x-none"/>
        </w:rPr>
        <w:t>Host</w:t>
      </w:r>
      <w:r w:rsidR="00AA7096">
        <w:rPr>
          <w:lang w:eastAsia="x-none"/>
        </w:rPr>
        <w:t xml:space="preserve"> and </w:t>
      </w:r>
      <w:r w:rsidR="00AA7096">
        <w:rPr>
          <w:b/>
          <w:lang w:eastAsia="x-none"/>
        </w:rPr>
        <w:t>Port</w:t>
      </w:r>
      <w:r w:rsidR="00AA7096">
        <w:rPr>
          <w:lang w:eastAsia="x-none"/>
        </w:rPr>
        <w:t xml:space="preserve"> address of the Application Server for the debugger to connect to.</w:t>
      </w:r>
    </w:p>
    <w:p w14:paraId="7A473C46" w14:textId="17D5E9AE" w:rsidR="00DB490B" w:rsidRDefault="00F16D54" w:rsidP="00291249">
      <w:pPr>
        <w:rPr>
          <w:lang w:eastAsia="x-none"/>
        </w:rPr>
      </w:pPr>
      <w:r>
        <w:rPr>
          <w:noProof/>
        </w:rPr>
        <w:drawing>
          <wp:inline distT="0" distB="0" distL="0" distR="0" wp14:anchorId="78DB8673" wp14:editId="4D2B7936">
            <wp:extent cx="5939790" cy="393573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3935730"/>
                    </a:xfrm>
                    <a:prstGeom prst="rect">
                      <a:avLst/>
                    </a:prstGeom>
                    <a:noFill/>
                    <a:ln>
                      <a:noFill/>
                    </a:ln>
                  </pic:spPr>
                </pic:pic>
              </a:graphicData>
            </a:graphic>
          </wp:inline>
        </w:drawing>
      </w:r>
    </w:p>
    <w:p w14:paraId="4D3914CE" w14:textId="473B2BA8" w:rsidR="00A97F91" w:rsidRDefault="00D91069" w:rsidP="005E77D6">
      <w:pPr>
        <w:pStyle w:val="ListParagraph"/>
        <w:numPr>
          <w:ilvl w:val="0"/>
          <w:numId w:val="47"/>
        </w:numPr>
      </w:pPr>
      <w:r>
        <w:rPr>
          <w:lang w:eastAsia="x-none"/>
        </w:rPr>
        <w:t>C</w:t>
      </w:r>
      <w:r w:rsidR="001B3FD0">
        <w:rPr>
          <w:lang w:eastAsia="x-none"/>
        </w:rPr>
        <w:t>lick</w:t>
      </w:r>
      <w:r w:rsidR="00A97F91">
        <w:rPr>
          <w:lang w:eastAsia="x-none"/>
        </w:rPr>
        <w:t xml:space="preserve"> </w:t>
      </w:r>
      <w:r w:rsidR="00A97F91" w:rsidRPr="004E4BFF">
        <w:rPr>
          <w:b/>
          <w:lang w:eastAsia="x-none"/>
        </w:rPr>
        <w:t>Debug</w:t>
      </w:r>
      <w:r w:rsidR="001B3FD0">
        <w:rPr>
          <w:lang w:eastAsia="x-none"/>
        </w:rPr>
        <w:t>.</w:t>
      </w:r>
      <w:r>
        <w:rPr>
          <w:lang w:eastAsia="x-none"/>
        </w:rPr>
        <w:t xml:space="preserve"> The </w:t>
      </w:r>
      <w:r w:rsidR="00E87E05">
        <w:t>Application Server</w:t>
      </w:r>
      <w:r w:rsidR="00A97F91">
        <w:t xml:space="preserve"> needs to be running at this point. If not</w:t>
      </w:r>
      <w:r w:rsidR="00E87E05">
        <w:t>,</w:t>
      </w:r>
      <w:r w:rsidR="00A97F91">
        <w:t xml:space="preserve"> Eclipse will report </w:t>
      </w:r>
      <w:r w:rsidR="001B3FD0">
        <w:t xml:space="preserve">a </w:t>
      </w:r>
      <w:r w:rsidR="00A97F91">
        <w:t xml:space="preserve">connection error message. If </w:t>
      </w:r>
      <w:r>
        <w:t xml:space="preserve">the Application Server </w:t>
      </w:r>
      <w:r w:rsidR="00A97F91">
        <w:t xml:space="preserve">is running but Eclipse is still reporting </w:t>
      </w:r>
      <w:r w:rsidR="001B3FD0">
        <w:t xml:space="preserve">a </w:t>
      </w:r>
      <w:r w:rsidR="00A97F91">
        <w:t>connection error</w:t>
      </w:r>
      <w:r w:rsidR="001B3FD0">
        <w:t>,</w:t>
      </w:r>
      <w:r w:rsidR="00A97F91">
        <w:t xml:space="preserve"> this could be due to either </w:t>
      </w:r>
      <w:r w:rsidR="001B3FD0">
        <w:t xml:space="preserve">a </w:t>
      </w:r>
      <w:r w:rsidR="00A97F91">
        <w:t>port mismatch between Eclipse</w:t>
      </w:r>
      <w:r w:rsidR="001B3FD0">
        <w:t xml:space="preserve"> and</w:t>
      </w:r>
      <w:r>
        <w:t xml:space="preserve"> the Application Server</w:t>
      </w:r>
      <w:r w:rsidR="00A97F91">
        <w:t xml:space="preserve"> firewall setting</w:t>
      </w:r>
      <w:r w:rsidR="00E87E05">
        <w:t>s</w:t>
      </w:r>
      <w:r w:rsidR="00A97F91">
        <w:t xml:space="preserve"> </w:t>
      </w:r>
      <w:r>
        <w:t>so the specified port cannot be used,</w:t>
      </w:r>
      <w:r w:rsidR="00E87E05">
        <w:t xml:space="preserve"> or </w:t>
      </w:r>
      <w:r w:rsidR="001B3FD0">
        <w:t xml:space="preserve">there was </w:t>
      </w:r>
      <w:r w:rsidR="00E87E05">
        <w:t>a port conflict.</w:t>
      </w:r>
    </w:p>
    <w:p w14:paraId="27075966" w14:textId="4406B95A" w:rsidR="00D91069" w:rsidRDefault="00F16D54" w:rsidP="00784E36">
      <w:pPr>
        <w:ind w:left="720"/>
        <w:rPr>
          <w:noProof/>
        </w:rPr>
      </w:pPr>
      <w:r>
        <w:rPr>
          <w:noProof/>
        </w:rPr>
        <w:drawing>
          <wp:inline distT="0" distB="0" distL="0" distR="0" wp14:anchorId="18C1E663" wp14:editId="2AB3CBD2">
            <wp:extent cx="3601720" cy="2512695"/>
            <wp:effectExtent l="0" t="0" r="0" b="190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1720" cy="2512695"/>
                    </a:xfrm>
                    <a:prstGeom prst="rect">
                      <a:avLst/>
                    </a:prstGeom>
                    <a:noFill/>
                    <a:ln>
                      <a:noFill/>
                    </a:ln>
                  </pic:spPr>
                </pic:pic>
              </a:graphicData>
            </a:graphic>
          </wp:inline>
        </w:drawing>
      </w:r>
    </w:p>
    <w:p w14:paraId="6058A5E9" w14:textId="77777777" w:rsidR="00D91069" w:rsidRDefault="00D91069" w:rsidP="004A764D">
      <w:pPr>
        <w:rPr>
          <w:lang w:eastAsia="x-none"/>
        </w:rPr>
      </w:pPr>
    </w:p>
    <w:p w14:paraId="43E1C538" w14:textId="6CFC740A" w:rsidR="00D91069" w:rsidRDefault="00D91069" w:rsidP="005E77D6">
      <w:pPr>
        <w:pStyle w:val="ListParagraph"/>
        <w:numPr>
          <w:ilvl w:val="0"/>
          <w:numId w:val="47"/>
        </w:numPr>
      </w:pPr>
      <w:r>
        <w:lastRenderedPageBreak/>
        <w:t xml:space="preserve">Open the </w:t>
      </w:r>
      <w:r w:rsidRPr="00E752BA">
        <w:rPr>
          <w:b/>
        </w:rPr>
        <w:t>Debug</w:t>
      </w:r>
      <w:r w:rsidRPr="005C150C">
        <w:t xml:space="preserve"> perspective</w:t>
      </w:r>
      <w:r>
        <w:t xml:space="preserve"> in Eclipse (</w:t>
      </w:r>
      <w:r w:rsidRPr="00E752BA">
        <w:rPr>
          <w:b/>
        </w:rPr>
        <w:t>Windows</w:t>
      </w:r>
      <w:r w:rsidRPr="005C150C">
        <w:t xml:space="preserve"> &gt; </w:t>
      </w:r>
      <w:r w:rsidRPr="00E752BA">
        <w:rPr>
          <w:b/>
        </w:rPr>
        <w:t>Open</w:t>
      </w:r>
      <w:r w:rsidRPr="005C150C">
        <w:t xml:space="preserve"> </w:t>
      </w:r>
      <w:r w:rsidRPr="00E752BA">
        <w:rPr>
          <w:b/>
        </w:rPr>
        <w:t>Perspective</w:t>
      </w:r>
      <w:r w:rsidRPr="005C150C">
        <w:t xml:space="preserve"> &gt; </w:t>
      </w:r>
      <w:r w:rsidRPr="00E752BA">
        <w:rPr>
          <w:b/>
        </w:rPr>
        <w:t>Debug</w:t>
      </w:r>
      <w:r>
        <w:t xml:space="preserve">). If nothing appears in the </w:t>
      </w:r>
      <w:r w:rsidRPr="00E752BA">
        <w:rPr>
          <w:b/>
        </w:rPr>
        <w:t>Debug</w:t>
      </w:r>
      <w:r>
        <w:t xml:space="preserve"> section, then a connection to the Application Server has not been established. To connect/reconnect, go to the </w:t>
      </w:r>
      <w:r w:rsidRPr="005C150C">
        <w:t>debug icon</w:t>
      </w:r>
      <w:r>
        <w:t xml:space="preserve"> on the </w:t>
      </w:r>
      <w:r w:rsidRPr="005C150C">
        <w:t>toolbar</w:t>
      </w:r>
      <w:r>
        <w:t xml:space="preserve"> and choose the newly created </w:t>
      </w:r>
      <w:r w:rsidRPr="005C150C">
        <w:t>remote debugging configuration</w:t>
      </w:r>
      <w:r>
        <w:t>.</w:t>
      </w:r>
    </w:p>
    <w:p w14:paraId="77F9B4FC" w14:textId="1C1260DE" w:rsidR="00822BAB" w:rsidRDefault="00F16D54" w:rsidP="004A764D">
      <w:pPr>
        <w:rPr>
          <w:lang w:eastAsia="x-none"/>
        </w:rPr>
      </w:pPr>
      <w:r>
        <w:rPr>
          <w:noProof/>
        </w:rPr>
        <w:drawing>
          <wp:inline distT="0" distB="0" distL="0" distR="0" wp14:anchorId="61B01A23" wp14:editId="2DC28FC6">
            <wp:extent cx="5939790" cy="252031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9790" cy="2520315"/>
                    </a:xfrm>
                    <a:prstGeom prst="rect">
                      <a:avLst/>
                    </a:prstGeom>
                    <a:noFill/>
                    <a:ln>
                      <a:noFill/>
                    </a:ln>
                  </pic:spPr>
                </pic:pic>
              </a:graphicData>
            </a:graphic>
          </wp:inline>
        </w:drawing>
      </w:r>
    </w:p>
    <w:p w14:paraId="41A1268D" w14:textId="7F4C2C3A" w:rsidR="00B20525" w:rsidRDefault="00822BAB" w:rsidP="00D91069">
      <w:pPr>
        <w:ind w:left="720"/>
        <w:rPr>
          <w:lang w:eastAsia="x-none"/>
        </w:rPr>
      </w:pPr>
      <w:r>
        <w:rPr>
          <w:lang w:eastAsia="x-none"/>
        </w:rPr>
        <w:t>Once</w:t>
      </w:r>
      <w:r w:rsidR="00291F24">
        <w:rPr>
          <w:lang w:eastAsia="x-none"/>
        </w:rPr>
        <w:t xml:space="preserve"> the </w:t>
      </w:r>
      <w:r w:rsidR="00291F24" w:rsidRPr="00AA5376">
        <w:rPr>
          <w:b/>
          <w:lang w:eastAsia="x-none"/>
        </w:rPr>
        <w:t>remote debugging configuration</w:t>
      </w:r>
      <w:r w:rsidR="00291F24">
        <w:rPr>
          <w:lang w:eastAsia="x-none"/>
        </w:rPr>
        <w:t xml:space="preserve"> is</w:t>
      </w:r>
      <w:r>
        <w:rPr>
          <w:lang w:eastAsia="x-none"/>
        </w:rPr>
        <w:t xml:space="preserve"> selected and </w:t>
      </w:r>
      <w:r w:rsidR="00291F24">
        <w:rPr>
          <w:lang w:eastAsia="x-none"/>
        </w:rPr>
        <w:t xml:space="preserve">a </w:t>
      </w:r>
      <w:r>
        <w:rPr>
          <w:lang w:eastAsia="x-none"/>
        </w:rPr>
        <w:t>connection is established</w:t>
      </w:r>
      <w:r w:rsidR="00291F24">
        <w:rPr>
          <w:lang w:eastAsia="x-none"/>
        </w:rPr>
        <w:t>,</w:t>
      </w:r>
      <w:r>
        <w:rPr>
          <w:lang w:eastAsia="x-none"/>
        </w:rPr>
        <w:t xml:space="preserve"> the content of</w:t>
      </w:r>
      <w:r w:rsidR="00291F24">
        <w:rPr>
          <w:lang w:eastAsia="x-none"/>
        </w:rPr>
        <w:t xml:space="preserve"> the</w:t>
      </w:r>
      <w:r>
        <w:rPr>
          <w:lang w:eastAsia="x-none"/>
        </w:rPr>
        <w:t xml:space="preserve"> </w:t>
      </w:r>
      <w:r w:rsidRPr="00AA5376">
        <w:rPr>
          <w:b/>
          <w:lang w:eastAsia="x-none"/>
        </w:rPr>
        <w:t>Debug</w:t>
      </w:r>
      <w:r>
        <w:rPr>
          <w:lang w:eastAsia="x-none"/>
        </w:rPr>
        <w:t xml:space="preserve"> window should show running threads</w:t>
      </w:r>
      <w:r w:rsidR="00D91069">
        <w:rPr>
          <w:lang w:eastAsia="x-none"/>
        </w:rPr>
        <w:t>. The Eclipse project is connected to the build application that is deployed in TeleStax Application Server.</w:t>
      </w:r>
    </w:p>
    <w:p w14:paraId="5E50C491" w14:textId="7FA69962" w:rsidR="00822BAB" w:rsidRDefault="00F16D54" w:rsidP="004A764D">
      <w:pPr>
        <w:rPr>
          <w:lang w:eastAsia="x-none"/>
        </w:rPr>
      </w:pPr>
      <w:r>
        <w:rPr>
          <w:noProof/>
        </w:rPr>
        <w:drawing>
          <wp:inline distT="0" distB="0" distL="0" distR="0" wp14:anchorId="3BE79711" wp14:editId="1C4AE101">
            <wp:extent cx="5908040" cy="1908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08040" cy="1908175"/>
                    </a:xfrm>
                    <a:prstGeom prst="rect">
                      <a:avLst/>
                    </a:prstGeom>
                    <a:noFill/>
                    <a:ln>
                      <a:noFill/>
                    </a:ln>
                  </pic:spPr>
                </pic:pic>
              </a:graphicData>
            </a:graphic>
          </wp:inline>
        </w:drawing>
      </w:r>
    </w:p>
    <w:p w14:paraId="02226900" w14:textId="350B8DCC" w:rsidR="0025433F" w:rsidRDefault="00090184" w:rsidP="00F45577">
      <w:pPr>
        <w:pStyle w:val="Heading1"/>
      </w:pPr>
      <w:bookmarkStart w:id="106" w:name="appendix_jsr309_connector_enviro_9069"/>
      <w:bookmarkStart w:id="107" w:name="_Apendix_A_-"/>
      <w:bookmarkStart w:id="108" w:name="_Apendix_A_–"/>
      <w:bookmarkStart w:id="109" w:name="_Appendix_A:_JSR"/>
      <w:bookmarkStart w:id="110" w:name="_Toc391387002"/>
      <w:bookmarkStart w:id="111" w:name="_Toc446324868"/>
      <w:bookmarkEnd w:id="106"/>
      <w:bookmarkEnd w:id="107"/>
      <w:bookmarkEnd w:id="108"/>
      <w:bookmarkEnd w:id="109"/>
      <w:r w:rsidRPr="00F45577">
        <w:lastRenderedPageBreak/>
        <w:t>Ap</w:t>
      </w:r>
      <w:r w:rsidR="002D11B2" w:rsidRPr="00F45577">
        <w:t>p</w:t>
      </w:r>
      <w:r w:rsidRPr="00F45577">
        <w:t>endix</w:t>
      </w:r>
      <w:r>
        <w:rPr>
          <w:lang w:val="en-US"/>
        </w:rPr>
        <w:t xml:space="preserve"> A</w:t>
      </w:r>
      <w:r w:rsidR="002D11B2">
        <w:rPr>
          <w:lang w:val="en-US"/>
        </w:rPr>
        <w:t>:</w:t>
      </w:r>
      <w:r>
        <w:rPr>
          <w:lang w:val="en-US"/>
        </w:rPr>
        <w:t xml:space="preserve"> </w:t>
      </w:r>
      <w:r w:rsidR="00A03FEF">
        <w:rPr>
          <w:lang w:val="en-US"/>
        </w:rPr>
        <w:t>Dialogic JSR 309 Connector</w:t>
      </w:r>
      <w:r w:rsidR="002D11B2">
        <w:rPr>
          <w:lang w:val="en-US"/>
        </w:rPr>
        <w:t xml:space="preserve"> </w:t>
      </w:r>
      <w:r w:rsidR="009C1B27">
        <w:t>Environment Setup</w:t>
      </w:r>
      <w:bookmarkEnd w:id="110"/>
      <w:bookmarkEnd w:id="111"/>
    </w:p>
    <w:p w14:paraId="7D22DCBE" w14:textId="556EC0B1" w:rsidR="00A0770A" w:rsidRDefault="0025433F" w:rsidP="00A0770A">
      <w:r>
        <w:t xml:space="preserve">This section describes </w:t>
      </w:r>
      <w:r w:rsidR="00A0770A">
        <w:t>a</w:t>
      </w:r>
      <w:r>
        <w:t xml:space="preserve"> </w:t>
      </w:r>
      <w:r w:rsidR="00A0770A">
        <w:t xml:space="preserve">quick way to </w:t>
      </w:r>
      <w:r>
        <w:t xml:space="preserve">set up </w:t>
      </w:r>
      <w:r w:rsidR="00471755">
        <w:t xml:space="preserve">the </w:t>
      </w:r>
      <w:r w:rsidR="00736F36">
        <w:t>environment for</w:t>
      </w:r>
      <w:r w:rsidR="008B62FB">
        <w:t xml:space="preserve"> the Dialogic JSR 309</w:t>
      </w:r>
      <w:r w:rsidR="00A03FEF">
        <w:t xml:space="preserve"> Connector</w:t>
      </w:r>
      <w:r w:rsidR="00A0770A">
        <w:t>.</w:t>
      </w:r>
    </w:p>
    <w:p w14:paraId="3D7B6AA0" w14:textId="362970EC" w:rsidR="0025433F" w:rsidRDefault="0025433F" w:rsidP="00A0770A">
      <w:pPr>
        <w:tabs>
          <w:tab w:val="left" w:pos="720"/>
        </w:tabs>
      </w:pPr>
      <w:r>
        <w:t xml:space="preserve">For system requirements and supported platforms, see </w:t>
      </w:r>
      <w:hyperlink w:anchor="welcome_htm" w:history="1">
        <w:r w:rsidR="00A03FEF">
          <w:rPr>
            <w:rStyle w:val="Hyperlink"/>
          </w:rPr>
          <w:t>Dialogic JSR 309 Connector</w:t>
        </w:r>
        <w:r w:rsidR="00736F36" w:rsidRPr="00E87B8B">
          <w:rPr>
            <w:rStyle w:val="Hyperlink"/>
          </w:rPr>
          <w:t xml:space="preserve"> Requirements</w:t>
        </w:r>
      </w:hyperlink>
      <w:r>
        <w:t>.</w:t>
      </w:r>
    </w:p>
    <w:p w14:paraId="42B6416F" w14:textId="11691E3F" w:rsidR="0025433F" w:rsidRDefault="0025433F">
      <w:r>
        <w:t xml:space="preserve">This section does not go into </w:t>
      </w:r>
      <w:r w:rsidR="00471755">
        <w:t xml:space="preserve">the </w:t>
      </w:r>
      <w:r>
        <w:t xml:space="preserve">details of </w:t>
      </w:r>
      <w:r w:rsidR="00471755">
        <w:t xml:space="preserve">the </w:t>
      </w:r>
      <w:r w:rsidR="00612552">
        <w:t>A</w:t>
      </w:r>
      <w:r w:rsidR="00A0770A">
        <w:t xml:space="preserve">pplication </w:t>
      </w:r>
      <w:r w:rsidR="00612552">
        <w:t>S</w:t>
      </w:r>
      <w:r w:rsidR="00A0770A">
        <w:t>erver platform</w:t>
      </w:r>
      <w:r>
        <w:t xml:space="preserve">, but </w:t>
      </w:r>
      <w:r w:rsidR="00F05967">
        <w:t xml:space="preserve">it </w:t>
      </w:r>
      <w:r>
        <w:t>will help build</w:t>
      </w:r>
      <w:r w:rsidR="00A0770A">
        <w:t xml:space="preserve"> </w:t>
      </w:r>
      <w:r w:rsidR="00F05967">
        <w:t xml:space="preserve">the Application Server </w:t>
      </w:r>
      <w:r w:rsidR="00A0770A">
        <w:t>quickly for use.</w:t>
      </w:r>
    </w:p>
    <w:p w14:paraId="64F919D6" w14:textId="77777777" w:rsidR="0025433F" w:rsidRDefault="00A0770A">
      <w:r>
        <w:t xml:space="preserve">It should be noted that OS level configuration should </w:t>
      </w:r>
      <w:r w:rsidR="0025433F">
        <w:t>include</w:t>
      </w:r>
      <w:r>
        <w:t xml:space="preserve"> the following</w:t>
      </w:r>
      <w:r w:rsidR="0025433F">
        <w:t>:</w:t>
      </w:r>
    </w:p>
    <w:p w14:paraId="436110C4" w14:textId="77777777" w:rsidR="0025433F" w:rsidRDefault="0025433F" w:rsidP="005E77D6">
      <w:pPr>
        <w:numPr>
          <w:ilvl w:val="0"/>
          <w:numId w:val="2"/>
        </w:numPr>
        <w:tabs>
          <w:tab w:val="left" w:pos="720"/>
        </w:tabs>
      </w:pPr>
      <w:r>
        <w:t>Enable NTP (Network Time Protocol)</w:t>
      </w:r>
    </w:p>
    <w:p w14:paraId="7DCD09DD" w14:textId="77777777" w:rsidR="0025433F" w:rsidRDefault="0025433F" w:rsidP="005E77D6">
      <w:pPr>
        <w:numPr>
          <w:ilvl w:val="0"/>
          <w:numId w:val="2"/>
        </w:numPr>
        <w:tabs>
          <w:tab w:val="left" w:pos="720"/>
        </w:tabs>
      </w:pPr>
      <w:r>
        <w:t>Enable ports in firewall (if applicable)</w:t>
      </w:r>
    </w:p>
    <w:p w14:paraId="3E005B3F" w14:textId="64C1DCBB" w:rsidR="0025433F" w:rsidRDefault="0025433F" w:rsidP="00CF7301">
      <w:pPr>
        <w:pStyle w:val="Note"/>
        <w:ind w:left="720"/>
      </w:pPr>
      <w:r>
        <w:rPr>
          <w:b/>
          <w:bCs/>
        </w:rPr>
        <w:t>Note:</w:t>
      </w:r>
      <w:r>
        <w:t xml:space="preserve"> </w:t>
      </w:r>
      <w:r w:rsidR="00612552">
        <w:t xml:space="preserve">The following IP ports </w:t>
      </w:r>
      <w:r w:rsidR="00A52C53">
        <w:t>must</w:t>
      </w:r>
      <w:r w:rsidR="00612552">
        <w:t xml:space="preserve"> be enabled in the firewall for the system to operate correctly: </w:t>
      </w:r>
      <w:r w:rsidR="00612552" w:rsidRPr="00612552">
        <w:t>8080</w:t>
      </w:r>
      <w:r w:rsidR="00612552">
        <w:t xml:space="preserve"> (TCP)</w:t>
      </w:r>
      <w:r w:rsidR="00612552" w:rsidRPr="00612552">
        <w:t>, 9990</w:t>
      </w:r>
      <w:r w:rsidR="00612552">
        <w:t xml:space="preserve"> (TCP)</w:t>
      </w:r>
      <w:r w:rsidR="00612552" w:rsidRPr="00612552">
        <w:t>, 5080</w:t>
      </w:r>
      <w:r w:rsidR="00612552">
        <w:t xml:space="preserve"> (UDP </w:t>
      </w:r>
      <w:r w:rsidR="00BF14FC">
        <w:t xml:space="preserve">and </w:t>
      </w:r>
      <w:r w:rsidR="00612552">
        <w:t>TCP)</w:t>
      </w:r>
      <w:r w:rsidR="00612552" w:rsidRPr="00612552">
        <w:t xml:space="preserve">, and optional remote debugging port </w:t>
      </w:r>
      <w:r w:rsidR="00612552">
        <w:t>8000 (TCP)</w:t>
      </w:r>
      <w:r w:rsidR="00CF7301">
        <w:t>.</w:t>
      </w:r>
    </w:p>
    <w:p w14:paraId="2EB95262" w14:textId="7C3DDB34" w:rsidR="0025433F" w:rsidRDefault="0025433F" w:rsidP="00AA5376">
      <w:r>
        <w:t xml:space="preserve">If you need </w:t>
      </w:r>
      <w:r w:rsidR="00612552">
        <w:t xml:space="preserve">further </w:t>
      </w:r>
      <w:r>
        <w:t xml:space="preserve">details on </w:t>
      </w:r>
      <w:r w:rsidR="00612552">
        <w:t>TeleStax Application Server</w:t>
      </w:r>
      <w:r w:rsidR="00CF7301">
        <w:t>,</w:t>
      </w:r>
      <w:r w:rsidR="00AE13A4">
        <w:t xml:space="preserve"> </w:t>
      </w:r>
      <w:r w:rsidR="00612552">
        <w:t>visit</w:t>
      </w:r>
      <w:r w:rsidR="00F058BD">
        <w:t xml:space="preserve"> </w:t>
      </w:r>
      <w:hyperlink r:id="rId76" w:history="1">
        <w:r w:rsidR="00CF7301">
          <w:rPr>
            <w:rStyle w:val="Hyperlink"/>
          </w:rPr>
          <w:t>www.telestax.com</w:t>
        </w:r>
      </w:hyperlink>
      <w:r w:rsidR="00CF7301" w:rsidRPr="00CF7301">
        <w:t>.</w:t>
      </w:r>
    </w:p>
    <w:p w14:paraId="169A52EB" w14:textId="77777777" w:rsidR="0025433F" w:rsidRPr="00612552" w:rsidRDefault="00A0770A" w:rsidP="00F45577">
      <w:pPr>
        <w:pStyle w:val="Heading2"/>
        <w:rPr>
          <w:lang w:val="en-US"/>
        </w:rPr>
      </w:pPr>
      <w:bookmarkStart w:id="112" w:name="appendix_jsr309_connector_enviro_824"/>
      <w:bookmarkStart w:id="113" w:name="_Installing_and_Configuring"/>
      <w:bookmarkStart w:id="114" w:name="_Toc391387003"/>
      <w:bookmarkStart w:id="115" w:name="_Toc446324869"/>
      <w:bookmarkEnd w:id="112"/>
      <w:bookmarkEnd w:id="113"/>
      <w:r>
        <w:t xml:space="preserve">Installing </w:t>
      </w:r>
      <w:r w:rsidRPr="00F45577">
        <w:t>and</w:t>
      </w:r>
      <w:r>
        <w:t xml:space="preserve"> Configuring the TeleStax Apache-Tomcat Application Server</w:t>
      </w:r>
      <w:bookmarkEnd w:id="114"/>
      <w:bookmarkEnd w:id="115"/>
    </w:p>
    <w:p w14:paraId="396BC8A1" w14:textId="6EDDE087" w:rsidR="0025433F" w:rsidRDefault="0025433F">
      <w:pPr>
        <w:pStyle w:val="Note"/>
      </w:pPr>
      <w:r>
        <w:rPr>
          <w:b/>
          <w:bCs/>
        </w:rPr>
        <w:t>Note:</w:t>
      </w:r>
      <w:r>
        <w:t xml:space="preserve"> If you are familiar with </w:t>
      </w:r>
      <w:r w:rsidR="00612552">
        <w:t>TeleStax AS</w:t>
      </w:r>
      <w:r>
        <w:t xml:space="preserve"> or </w:t>
      </w:r>
      <w:r w:rsidR="000F59AF">
        <w:t xml:space="preserve">are </w:t>
      </w:r>
      <w:r>
        <w:t xml:space="preserve">planning to deploy on an existing </w:t>
      </w:r>
      <w:r w:rsidR="00612552">
        <w:t xml:space="preserve">TeleStax </w:t>
      </w:r>
      <w:r>
        <w:t xml:space="preserve">setup, proceed to </w:t>
      </w:r>
      <w:hyperlink w:anchor="_Installing_the_JSR" w:history="1">
        <w:r>
          <w:rPr>
            <w:rStyle w:val="Hyperlink"/>
          </w:rPr>
          <w:t xml:space="preserve">Installing the </w:t>
        </w:r>
        <w:r w:rsidR="00A03FEF">
          <w:rPr>
            <w:rStyle w:val="Hyperlink"/>
          </w:rPr>
          <w:t>Dialogic JSR 309 Connector</w:t>
        </w:r>
      </w:hyperlink>
      <w:r>
        <w:t>.</w:t>
      </w:r>
    </w:p>
    <w:p w14:paraId="6F5F44C6" w14:textId="77777777" w:rsidR="00A7028A" w:rsidRDefault="00A7028A" w:rsidP="004E4BFF">
      <w:r>
        <w:t>This section describes the installation and configuration instructions for the Application Server:</w:t>
      </w:r>
    </w:p>
    <w:p w14:paraId="536DF363" w14:textId="2C1D9B64" w:rsidR="0025433F" w:rsidRPr="00AA5376" w:rsidRDefault="00AF51F6" w:rsidP="00C54146">
      <w:pPr>
        <w:numPr>
          <w:ilvl w:val="0"/>
          <w:numId w:val="8"/>
        </w:numPr>
        <w:ind w:left="720" w:hanging="360"/>
        <w:rPr>
          <w:color w:val="0000FF"/>
        </w:rPr>
      </w:pPr>
      <w:hyperlink w:anchor="appendix_jsr309_connector_enviro_9517" w:history="1">
        <w:r w:rsidR="00784E36">
          <w:rPr>
            <w:rStyle w:val="Hyperlink"/>
          </w:rPr>
          <w:t>Preinstallation Setup</w:t>
        </w:r>
      </w:hyperlink>
    </w:p>
    <w:p w14:paraId="3C1F0172" w14:textId="06DF0494" w:rsidR="0025433F" w:rsidRPr="00AA5376" w:rsidRDefault="00AF51F6" w:rsidP="00C54146">
      <w:pPr>
        <w:numPr>
          <w:ilvl w:val="0"/>
          <w:numId w:val="8"/>
        </w:numPr>
        <w:ind w:left="720" w:hanging="360"/>
        <w:rPr>
          <w:color w:val="0000FF"/>
        </w:rPr>
      </w:pPr>
      <w:hyperlink w:anchor="_TeleStax_Installation_1" w:history="1">
        <w:r w:rsidR="00A74D2E" w:rsidRPr="00AA5376">
          <w:rPr>
            <w:rStyle w:val="Hyperlink"/>
          </w:rPr>
          <w:t>TeleStax</w:t>
        </w:r>
        <w:r w:rsidR="0025433F" w:rsidRPr="00AA5376">
          <w:rPr>
            <w:rStyle w:val="Hyperlink"/>
          </w:rPr>
          <w:t xml:space="preserve"> Installation</w:t>
        </w:r>
      </w:hyperlink>
    </w:p>
    <w:p w14:paraId="0C873C26" w14:textId="34BF4C8D" w:rsidR="00745ECD" w:rsidRPr="00AA5376" w:rsidRDefault="00AF51F6" w:rsidP="00C54146">
      <w:pPr>
        <w:numPr>
          <w:ilvl w:val="0"/>
          <w:numId w:val="8"/>
        </w:numPr>
        <w:ind w:left="720" w:hanging="360"/>
        <w:rPr>
          <w:color w:val="0000FF"/>
        </w:rPr>
      </w:pPr>
      <w:hyperlink w:anchor="_TeleStax_Configuration" w:history="1">
        <w:r w:rsidR="00A74D2E" w:rsidRPr="00AA5376">
          <w:rPr>
            <w:rStyle w:val="Hyperlink"/>
          </w:rPr>
          <w:t>TeleStax</w:t>
        </w:r>
        <w:r w:rsidR="00745ECD" w:rsidRPr="00AA5376">
          <w:rPr>
            <w:rStyle w:val="Hyperlink"/>
          </w:rPr>
          <w:t xml:space="preserve"> Configuration</w:t>
        </w:r>
      </w:hyperlink>
    </w:p>
    <w:p w14:paraId="1BB77A6B" w14:textId="77777777" w:rsidR="004456FB" w:rsidRPr="00AA5376" w:rsidRDefault="00AF51F6" w:rsidP="00C54146">
      <w:pPr>
        <w:numPr>
          <w:ilvl w:val="0"/>
          <w:numId w:val="8"/>
        </w:numPr>
        <w:ind w:left="720" w:hanging="360"/>
        <w:rPr>
          <w:color w:val="0000FF"/>
        </w:rPr>
      </w:pPr>
      <w:hyperlink w:anchor="_TeleStax_Startup" w:history="1">
        <w:r w:rsidR="004456FB" w:rsidRPr="00AA5376">
          <w:rPr>
            <w:rStyle w:val="Hyperlink"/>
          </w:rPr>
          <w:t>TeleStax Startup</w:t>
        </w:r>
      </w:hyperlink>
    </w:p>
    <w:p w14:paraId="68E02546" w14:textId="77777777" w:rsidR="00745ECD" w:rsidRPr="00AA5376" w:rsidRDefault="00AF51F6" w:rsidP="00C54146">
      <w:pPr>
        <w:numPr>
          <w:ilvl w:val="0"/>
          <w:numId w:val="8"/>
        </w:numPr>
        <w:ind w:left="720" w:hanging="360"/>
        <w:rPr>
          <w:color w:val="0000FF"/>
        </w:rPr>
      </w:pPr>
      <w:hyperlink w:anchor="_TeleStax_Verification" w:history="1">
        <w:r w:rsidR="00A74D2E" w:rsidRPr="00AA5376">
          <w:rPr>
            <w:rStyle w:val="Hyperlink"/>
          </w:rPr>
          <w:t>TeleStax</w:t>
        </w:r>
        <w:r w:rsidR="0025433F" w:rsidRPr="00AA5376">
          <w:rPr>
            <w:rStyle w:val="Hyperlink"/>
          </w:rPr>
          <w:t xml:space="preserve"> Verification</w:t>
        </w:r>
      </w:hyperlink>
    </w:p>
    <w:p w14:paraId="7A02D66D" w14:textId="0407FE4B" w:rsidR="0025433F" w:rsidRPr="008C54B4" w:rsidRDefault="0025433F" w:rsidP="00F45577">
      <w:pPr>
        <w:pStyle w:val="Heading3"/>
      </w:pPr>
      <w:bookmarkStart w:id="116" w:name="appendix_jsr309_connector_enviro_9517"/>
      <w:bookmarkStart w:id="117" w:name="_Pre-Installation_Setup"/>
      <w:bookmarkStart w:id="118" w:name="_Preinstallation_Setup"/>
      <w:bookmarkStart w:id="119" w:name="_Toc391387004"/>
      <w:bookmarkStart w:id="120" w:name="_Toc446324870"/>
      <w:bookmarkEnd w:id="116"/>
      <w:bookmarkEnd w:id="117"/>
      <w:bookmarkEnd w:id="118"/>
      <w:r w:rsidRPr="008C54B4">
        <w:t>Pre</w:t>
      </w:r>
      <w:r w:rsidR="00E1405C">
        <w:rPr>
          <w:lang w:val="en-US"/>
        </w:rPr>
        <w:t>i</w:t>
      </w:r>
      <w:r w:rsidRPr="00F45577">
        <w:t>nstallation</w:t>
      </w:r>
      <w:r w:rsidRPr="008C54B4">
        <w:t xml:space="preserve"> Setup</w:t>
      </w:r>
      <w:bookmarkEnd w:id="119"/>
      <w:bookmarkEnd w:id="120"/>
    </w:p>
    <w:p w14:paraId="59E9184B" w14:textId="2CF4833B" w:rsidR="004659D5" w:rsidRDefault="00A74D2E" w:rsidP="00007974">
      <w:r>
        <w:t xml:space="preserve">Install </w:t>
      </w:r>
      <w:r w:rsidR="00D927F9">
        <w:t xml:space="preserve">the </w:t>
      </w:r>
      <w:r w:rsidR="00517E08">
        <w:t>OS</w:t>
      </w:r>
      <w:r w:rsidR="00AE13A4">
        <w:t xml:space="preserve"> supported by TeleStax</w:t>
      </w:r>
      <w:r w:rsidR="00D927F9">
        <w:t>. R</w:t>
      </w:r>
      <w:r w:rsidR="008C54B4">
        <w:t xml:space="preserve">efer to </w:t>
      </w:r>
      <w:hyperlink r:id="rId77" w:history="1">
        <w:r w:rsidR="00AE13A4">
          <w:rPr>
            <w:rStyle w:val="Hyperlink"/>
          </w:rPr>
          <w:t>www.telestax.com</w:t>
        </w:r>
      </w:hyperlink>
      <w:r w:rsidR="00517E08">
        <w:t xml:space="preserve"> for details. For </w:t>
      </w:r>
      <w:r w:rsidR="00D927F9">
        <w:t xml:space="preserve">the </w:t>
      </w:r>
      <w:r w:rsidR="00C75ED4">
        <w:t>purpose of this documentation</w:t>
      </w:r>
      <w:r w:rsidR="00162199">
        <w:t>,</w:t>
      </w:r>
      <w:r w:rsidR="00517E08">
        <w:t xml:space="preserve"> </w:t>
      </w:r>
      <w:r w:rsidR="00D927F9">
        <w:t xml:space="preserve">a </w:t>
      </w:r>
      <w:r>
        <w:t>CentOS 6.4/6.5 64-bit operating system with minimum installation options</w:t>
      </w:r>
      <w:r w:rsidR="00C75ED4">
        <w:t xml:space="preserve"> was used.</w:t>
      </w:r>
      <w:r w:rsidR="00162199">
        <w:t xml:space="preserve"> Follow the steps below:</w:t>
      </w:r>
    </w:p>
    <w:p w14:paraId="5E55E975" w14:textId="6BA62266" w:rsidR="004659D5" w:rsidRDefault="004659D5" w:rsidP="005E77D6">
      <w:pPr>
        <w:pStyle w:val="ListParagraph"/>
        <w:numPr>
          <w:ilvl w:val="0"/>
          <w:numId w:val="48"/>
        </w:numPr>
      </w:pPr>
      <w:r>
        <w:t>Log in</w:t>
      </w:r>
      <w:r w:rsidR="00D927F9">
        <w:t xml:space="preserve"> </w:t>
      </w:r>
      <w:r>
        <w:t xml:space="preserve">to </w:t>
      </w:r>
      <w:r w:rsidR="00D927F9">
        <w:t xml:space="preserve">the </w:t>
      </w:r>
      <w:r>
        <w:t>newly installed operating system and install zip/unzip package:</w:t>
      </w:r>
    </w:p>
    <w:p w14:paraId="037B91D6" w14:textId="77777777" w:rsidR="00D927F9" w:rsidRDefault="00D927F9" w:rsidP="004E4BFF">
      <w:pPr>
        <w:pStyle w:val="ExampleIndent"/>
      </w:pPr>
      <w:r w:rsidRPr="0082495C">
        <w:t>yum install zip unzip</w:t>
      </w:r>
    </w:p>
    <w:p w14:paraId="20EA2325" w14:textId="7805A46D" w:rsidR="004659D5" w:rsidRDefault="004659D5" w:rsidP="005E77D6">
      <w:pPr>
        <w:pStyle w:val="ListParagraph"/>
        <w:numPr>
          <w:ilvl w:val="0"/>
          <w:numId w:val="48"/>
        </w:numPr>
      </w:pPr>
      <w:r>
        <w:t>Copy and install latest 1.</w:t>
      </w:r>
      <w:r w:rsidR="00C46A0B">
        <w:t xml:space="preserve">8 </w:t>
      </w:r>
      <w:r>
        <w:t xml:space="preserve">version of JDK </w:t>
      </w:r>
      <w:r w:rsidR="00D927F9">
        <w:t>.</w:t>
      </w:r>
      <w:r>
        <w:t>rpm package</w:t>
      </w:r>
      <w:r w:rsidR="00D927F9">
        <w:t>,</w:t>
      </w:r>
      <w:r>
        <w:t xml:space="preserve"> which can be downloaded from </w:t>
      </w:r>
      <w:hyperlink r:id="rId78" w:history="1">
        <w:r w:rsidRPr="0088644A">
          <w:rPr>
            <w:rStyle w:val="Hyperlink"/>
          </w:rPr>
          <w:t>www.oracle.com</w:t>
        </w:r>
      </w:hyperlink>
      <w:r w:rsidR="00CF7301">
        <w:t>.</w:t>
      </w:r>
    </w:p>
    <w:p w14:paraId="4295F7A1" w14:textId="77777777" w:rsidR="00D927F9" w:rsidRDefault="00D927F9" w:rsidP="004E4BFF">
      <w:pPr>
        <w:pStyle w:val="ExampleIndent"/>
      </w:pPr>
      <w:r w:rsidRPr="0082495C">
        <w:t>rpm –ivh jdk-</w:t>
      </w:r>
      <w:r>
        <w:t>8</w:t>
      </w:r>
      <w:r w:rsidRPr="0082495C">
        <w:t>u</w:t>
      </w:r>
      <w:r>
        <w:t>60</w:t>
      </w:r>
      <w:r w:rsidRPr="0082495C">
        <w:t>-linux-x64.rpm</w:t>
      </w:r>
    </w:p>
    <w:p w14:paraId="24875461" w14:textId="77777777" w:rsidR="00D927F9" w:rsidRDefault="00D927F9" w:rsidP="005E77D6">
      <w:pPr>
        <w:pStyle w:val="ListParagraph"/>
        <w:numPr>
          <w:ilvl w:val="0"/>
          <w:numId w:val="48"/>
        </w:numPr>
      </w:pPr>
      <w:r>
        <w:t xml:space="preserve">Under the user home root directory, edit the </w:t>
      </w:r>
      <w:r w:rsidRPr="00A11AEE">
        <w:rPr>
          <w:i/>
        </w:rPr>
        <w:t>.</w:t>
      </w:r>
      <w:r w:rsidRPr="005C150C">
        <w:t>bashrc</w:t>
      </w:r>
      <w:r w:rsidRPr="00A11AEE">
        <w:t xml:space="preserve"> </w:t>
      </w:r>
      <w:r>
        <w:t>file and include the following export lines:</w:t>
      </w:r>
    </w:p>
    <w:p w14:paraId="76BCC2BC" w14:textId="77777777" w:rsidR="00D927F9" w:rsidRDefault="00D927F9" w:rsidP="00D927F9">
      <w:pPr>
        <w:keepNext/>
        <w:ind w:left="720"/>
      </w:pPr>
      <w:r>
        <w:t>For TelScale AS:</w:t>
      </w:r>
    </w:p>
    <w:p w14:paraId="05EC0B8D" w14:textId="77777777" w:rsidR="00D927F9" w:rsidRPr="00764158" w:rsidRDefault="00D927F9" w:rsidP="004E4BFF">
      <w:pPr>
        <w:pStyle w:val="ExampleIndent"/>
      </w:pPr>
      <w:r w:rsidRPr="00764158">
        <w:t>export JAVA_HOME=/usr/java/jdk1.8.0_6</w:t>
      </w:r>
      <w:r>
        <w:t>0</w:t>
      </w:r>
    </w:p>
    <w:p w14:paraId="4B83C982" w14:textId="77777777" w:rsidR="00D927F9" w:rsidRDefault="00D927F9" w:rsidP="004E4BFF">
      <w:pPr>
        <w:pStyle w:val="ExampleIndent"/>
      </w:pPr>
      <w:r w:rsidRPr="00764158">
        <w:lastRenderedPageBreak/>
        <w:t>export CATALINA_HOME=/home/apachetomcat8/TelScale-SIP-Servlets-7.0.3.329-apache-tomcat-8.0.26</w:t>
      </w:r>
    </w:p>
    <w:p w14:paraId="1A70D384" w14:textId="77777777" w:rsidR="00764158" w:rsidRDefault="00764158" w:rsidP="004E4BFF">
      <w:pPr>
        <w:ind w:left="720"/>
      </w:pPr>
      <w:r>
        <w:t xml:space="preserve">For </w:t>
      </w:r>
      <w:r w:rsidR="004659D5">
        <w:t>Mobicents AS</w:t>
      </w:r>
      <w:r w:rsidR="00127158">
        <w:t>:</w:t>
      </w:r>
    </w:p>
    <w:p w14:paraId="06FC31CC" w14:textId="77777777" w:rsidR="00D927F9" w:rsidRPr="00764158" w:rsidRDefault="00D927F9" w:rsidP="004E4BFF">
      <w:pPr>
        <w:pStyle w:val="ExampleIndent"/>
      </w:pPr>
      <w:r w:rsidRPr="00764158">
        <w:t>export JAVA_HOME=/usr/java/jdk1.8.0_6</w:t>
      </w:r>
      <w:r>
        <w:t>0</w:t>
      </w:r>
    </w:p>
    <w:p w14:paraId="140F0267" w14:textId="77777777" w:rsidR="00D927F9" w:rsidRPr="00764158" w:rsidRDefault="00D927F9" w:rsidP="004E4BFF">
      <w:pPr>
        <w:pStyle w:val="ExampleIndent"/>
      </w:pPr>
      <w:r w:rsidRPr="00764158">
        <w:t>export CATALINA_HOME=/home/apachetomcat8/mss-4.0.21-apache-tomcat-8.0.26</w:t>
      </w:r>
    </w:p>
    <w:p w14:paraId="46B62309" w14:textId="666CF8F9" w:rsidR="00877513" w:rsidRDefault="00D927F9" w:rsidP="005E77D6">
      <w:pPr>
        <w:pStyle w:val="ListParagraph"/>
        <w:numPr>
          <w:ilvl w:val="0"/>
          <w:numId w:val="48"/>
        </w:numPr>
      </w:pPr>
      <w:r>
        <w:t>S</w:t>
      </w:r>
      <w:r w:rsidR="00877513">
        <w:t>ave the file and execute</w:t>
      </w:r>
      <w:r>
        <w:t xml:space="preserve"> the following command for</w:t>
      </w:r>
      <w:r w:rsidR="00F83AE7">
        <w:t xml:space="preserve"> the changes to take effect:</w:t>
      </w:r>
    </w:p>
    <w:p w14:paraId="012A7908" w14:textId="77777777" w:rsidR="00D927F9" w:rsidRDefault="00D927F9" w:rsidP="004E4BFF">
      <w:pPr>
        <w:pStyle w:val="ExampleIndent"/>
      </w:pPr>
      <w:r>
        <w:t>source /home/jboss/.bashrc</w:t>
      </w:r>
    </w:p>
    <w:p w14:paraId="546ADA5F" w14:textId="3E8837D6" w:rsidR="00EF0CC4" w:rsidRDefault="00D927F9" w:rsidP="005E77D6">
      <w:pPr>
        <w:pStyle w:val="ListParagraph"/>
        <w:numPr>
          <w:ilvl w:val="0"/>
          <w:numId w:val="48"/>
        </w:numPr>
      </w:pPr>
      <w:r>
        <w:t>E</w:t>
      </w:r>
      <w:r w:rsidR="00EF0CC4">
        <w:t>dit</w:t>
      </w:r>
      <w:r>
        <w:t xml:space="preserve"> the</w:t>
      </w:r>
      <w:r w:rsidR="00EF0CC4">
        <w:t xml:space="preserve"> </w:t>
      </w:r>
      <w:r w:rsidR="00EF0CC4" w:rsidRPr="00F16525">
        <w:rPr>
          <w:i/>
        </w:rPr>
        <w:t>/etc/hosts</w:t>
      </w:r>
      <w:r w:rsidR="00EF0CC4">
        <w:t xml:space="preserve"> file and add a line at the very top of the file </w:t>
      </w:r>
      <w:r>
        <w:t xml:space="preserve">that </w:t>
      </w:r>
      <w:r w:rsidR="00EF0CC4">
        <w:t>corresponds to your system</w:t>
      </w:r>
      <w:r>
        <w:t>'</w:t>
      </w:r>
      <w:r w:rsidR="00EF0CC4">
        <w:t xml:space="preserve">s IP address and the hostname. </w:t>
      </w:r>
    </w:p>
    <w:p w14:paraId="22486101" w14:textId="77777777" w:rsidR="00877513" w:rsidRDefault="00EF0CC4" w:rsidP="004E4BFF">
      <w:pPr>
        <w:ind w:left="720"/>
      </w:pPr>
      <w:r>
        <w:t xml:space="preserve">Here is an example of </w:t>
      </w:r>
      <w:r>
        <w:rPr>
          <w:i/>
        </w:rPr>
        <w:t>hosts</w:t>
      </w:r>
      <w:r>
        <w:t xml:space="preserve"> file content</w:t>
      </w:r>
      <w:r w:rsidR="00877513">
        <w:t>:</w:t>
      </w:r>
    </w:p>
    <w:p w14:paraId="2F51E4EE" w14:textId="77777777" w:rsidR="00D927F9" w:rsidRPr="00EF0CC4" w:rsidRDefault="00D927F9" w:rsidP="004E4BFF">
      <w:pPr>
        <w:pStyle w:val="ExampleIndent"/>
      </w:pPr>
      <w:r w:rsidRPr="00EF0CC4">
        <w:t>xxx.xxx.xxx.xxx TeleStaxAS</w:t>
      </w:r>
    </w:p>
    <w:p w14:paraId="73C84A5C" w14:textId="77777777" w:rsidR="00D927F9" w:rsidRPr="00EF0CC4" w:rsidRDefault="00D927F9" w:rsidP="004E4BFF">
      <w:pPr>
        <w:pStyle w:val="ExampleIndent"/>
      </w:pPr>
      <w:r w:rsidRPr="00EF0CC4">
        <w:t>127.0.0.1   localhost localhost.localdomain localhost4 localhost4.localdomain4</w:t>
      </w:r>
    </w:p>
    <w:p w14:paraId="65D9ABB2" w14:textId="77777777" w:rsidR="00D927F9" w:rsidRPr="00EF0CC4" w:rsidRDefault="00D927F9" w:rsidP="004E4BFF">
      <w:pPr>
        <w:pStyle w:val="ExampleIndent"/>
      </w:pPr>
      <w:r w:rsidRPr="00EF0CC4">
        <w:t>::1         localhost localhost.localdomain localhost6 localhost6.localdomain6</w:t>
      </w:r>
    </w:p>
    <w:p w14:paraId="0F1FC0B4" w14:textId="77777777" w:rsidR="00D927F9" w:rsidRPr="00E752BA" w:rsidRDefault="00D927F9" w:rsidP="004E4BFF">
      <w:pPr>
        <w:pStyle w:val="Note"/>
        <w:ind w:left="720"/>
      </w:pPr>
      <w:r w:rsidRPr="00E752BA">
        <w:rPr>
          <w:b/>
        </w:rPr>
        <w:t>Note:</w:t>
      </w:r>
      <w:r w:rsidRPr="00E752BA">
        <w:t xml:space="preserve"> You will have to be a root to have privileges to do modify the </w:t>
      </w:r>
      <w:r w:rsidRPr="004E4BFF">
        <w:t>hosts</w:t>
      </w:r>
      <w:r w:rsidRPr="00E752BA">
        <w:t xml:space="preserve"> file.</w:t>
      </w:r>
    </w:p>
    <w:p w14:paraId="50307AC3" w14:textId="76650C84" w:rsidR="00D927F9" w:rsidRPr="00E752BA" w:rsidRDefault="00D927F9" w:rsidP="004E4BFF">
      <w:pPr>
        <w:pStyle w:val="Note"/>
        <w:ind w:left="720"/>
      </w:pPr>
      <w:r w:rsidRPr="00E752BA">
        <w:rPr>
          <w:b/>
        </w:rPr>
        <w:t>Note:</w:t>
      </w:r>
      <w:r w:rsidRPr="00E752BA">
        <w:t xml:space="preserve"> The </w:t>
      </w:r>
      <w:r w:rsidRPr="004E4BFF">
        <w:t>hostname</w:t>
      </w:r>
      <w:r w:rsidRPr="00E752BA">
        <w:t xml:space="preserve"> should match exactly what is returned by executing </w:t>
      </w:r>
      <w:r w:rsidR="002B0438">
        <w:t>"</w:t>
      </w:r>
      <w:r w:rsidRPr="00E752BA">
        <w:t>hostname</w:t>
      </w:r>
      <w:r w:rsidR="002B0438">
        <w:t>"</w:t>
      </w:r>
      <w:r w:rsidRPr="00E752BA">
        <w:t xml:space="preserve"> </w:t>
      </w:r>
      <w:r w:rsidR="00C46A0B">
        <w:t>from</w:t>
      </w:r>
      <w:r w:rsidRPr="00E752BA">
        <w:t xml:space="preserve"> the command prompt.</w:t>
      </w:r>
    </w:p>
    <w:p w14:paraId="6EE27353" w14:textId="56A466DD" w:rsidR="00D927F9" w:rsidRDefault="00D927F9" w:rsidP="004E4BFF">
      <w:pPr>
        <w:pStyle w:val="Note"/>
        <w:ind w:left="720"/>
      </w:pPr>
      <w:r w:rsidRPr="00E752BA">
        <w:rPr>
          <w:b/>
        </w:rPr>
        <w:t>Note:</w:t>
      </w:r>
      <w:r w:rsidRPr="00E752BA">
        <w:t xml:space="preserve"> This must be the first line in the </w:t>
      </w:r>
      <w:r w:rsidRPr="004E4BFF">
        <w:t>/etc/hosts</w:t>
      </w:r>
      <w:r w:rsidRPr="00E752BA">
        <w:t xml:space="preserve"> file. If not, you might encounter a </w:t>
      </w:r>
      <w:r w:rsidR="002B0438">
        <w:t>"</w:t>
      </w:r>
      <w:r w:rsidRPr="00E752BA">
        <w:t>503</w:t>
      </w:r>
      <w:r>
        <w:t xml:space="preserve"> Service Unavailable</w:t>
      </w:r>
      <w:r w:rsidR="002B0438">
        <w:t>"</w:t>
      </w:r>
      <w:r>
        <w:t xml:space="preserve"> error.</w:t>
      </w:r>
    </w:p>
    <w:p w14:paraId="5F685E93" w14:textId="1C74C44D" w:rsidR="0025433F" w:rsidRDefault="00D502E7" w:rsidP="005E77D6">
      <w:pPr>
        <w:pStyle w:val="ListParagraph"/>
        <w:numPr>
          <w:ilvl w:val="0"/>
          <w:numId w:val="48"/>
        </w:numPr>
      </w:pPr>
      <w:r>
        <w:t>To activate the chan</w:t>
      </w:r>
      <w:r w:rsidR="00D927F9">
        <w:t>g</w:t>
      </w:r>
      <w:r>
        <w:t>es made to</w:t>
      </w:r>
      <w:r w:rsidR="00D927F9">
        <w:t xml:space="preserve"> the</w:t>
      </w:r>
      <w:r>
        <w:t xml:space="preserve"> </w:t>
      </w:r>
      <w:r w:rsidRPr="00E752BA">
        <w:rPr>
          <w:i/>
        </w:rPr>
        <w:t>hosts</w:t>
      </w:r>
      <w:r>
        <w:t xml:space="preserve"> file</w:t>
      </w:r>
      <w:r w:rsidR="00D927F9">
        <w:t>,</w:t>
      </w:r>
      <w:r>
        <w:t xml:space="preserve"> r</w:t>
      </w:r>
      <w:r w:rsidR="0025433F" w:rsidRPr="00D502E7">
        <w:t>un</w:t>
      </w:r>
      <w:r w:rsidR="0025433F">
        <w:t xml:space="preserve"> the following command at the prompt:</w:t>
      </w:r>
    </w:p>
    <w:p w14:paraId="1BD14E75" w14:textId="77777777" w:rsidR="00D927F9" w:rsidRDefault="00D927F9" w:rsidP="004E4BFF">
      <w:pPr>
        <w:pStyle w:val="ExampleIndent"/>
      </w:pPr>
      <w:r w:rsidRPr="009F1A7E">
        <w:t>service network restart</w:t>
      </w:r>
    </w:p>
    <w:bookmarkStart w:id="121" w:name="appendix_jsr309_connector_enviro_4330"/>
    <w:bookmarkStart w:id="122" w:name="appendix_jsr309_connector_enviro_921"/>
    <w:bookmarkStart w:id="123" w:name="_TeleStax_Installation"/>
    <w:bookmarkStart w:id="124" w:name="_Toc391387005"/>
    <w:bookmarkEnd w:id="121"/>
    <w:bookmarkEnd w:id="122"/>
    <w:bookmarkEnd w:id="123"/>
    <w:p w14:paraId="4201048B" w14:textId="77777777" w:rsidR="00C469E8" w:rsidRPr="004456FB" w:rsidRDefault="00C469E8" w:rsidP="00C469E8">
      <w:pPr>
        <w:pStyle w:val="Heading3"/>
      </w:pPr>
      <w:r w:rsidRPr="004456FB">
        <w:fldChar w:fldCharType="begin"/>
      </w:r>
      <w:r w:rsidRPr="004456FB">
        <w:instrText xml:space="preserve"> HYPERLINK "" \l "appendix_jsr309_connector_enviro_1667" </w:instrText>
      </w:r>
      <w:r w:rsidRPr="004456FB">
        <w:fldChar w:fldCharType="separate"/>
      </w:r>
      <w:bookmarkStart w:id="125" w:name="_Toc446324871"/>
      <w:bookmarkStart w:id="126" w:name="_Toc438980850"/>
      <w:r w:rsidRPr="004456FB">
        <w:rPr>
          <w:rStyle w:val="Hyperlink"/>
          <w:color w:val="0E309B"/>
          <w:sz w:val="24"/>
          <w:szCs w:val="24"/>
        </w:rPr>
        <w:t>Firewall Configuration</w:t>
      </w:r>
      <w:bookmarkEnd w:id="125"/>
      <w:bookmarkEnd w:id="126"/>
      <w:r w:rsidRPr="004456FB">
        <w:fldChar w:fldCharType="end"/>
      </w:r>
    </w:p>
    <w:p w14:paraId="6C8180A0" w14:textId="77777777" w:rsidR="00660E2B" w:rsidRDefault="00660E2B" w:rsidP="00660E2B">
      <w:r>
        <w:t xml:space="preserve">Several ports must be allowed to go through the firewall. Ports that are going to be in use are 8080, 9990, 5080, and the optional remote debugging port 8787. To do this, edit the </w:t>
      </w:r>
      <w:r w:rsidRPr="000F3525">
        <w:rPr>
          <w:i/>
        </w:rPr>
        <w:t>/etc/sysconfig/iptables</w:t>
      </w:r>
      <w:r>
        <w:t xml:space="preserve"> file:</w:t>
      </w:r>
    </w:p>
    <w:p w14:paraId="58CD082A" w14:textId="2D97BE91" w:rsidR="00660E2B" w:rsidRDefault="00660E2B" w:rsidP="004E4BFF">
      <w:pPr>
        <w:pStyle w:val="Example"/>
      </w:pPr>
      <w:r w:rsidRPr="00EB5030">
        <w:t>vi /etc/sysconfig/iptables</w:t>
      </w:r>
    </w:p>
    <w:p w14:paraId="1889D84B" w14:textId="77777777" w:rsidR="00660E2B" w:rsidRDefault="00660E2B" w:rsidP="00C469E8">
      <w:r>
        <w:t>Then, add the ports as illustrated below:</w:t>
      </w:r>
    </w:p>
    <w:p w14:paraId="4014E15C" w14:textId="77777777" w:rsidR="00660E2B" w:rsidRPr="00A07B5C" w:rsidRDefault="00660E2B" w:rsidP="004E4BFF">
      <w:pPr>
        <w:pStyle w:val="Example"/>
      </w:pPr>
      <w:r w:rsidRPr="00A07B5C">
        <w:t># Firewall configuration written by system-config-firewall</w:t>
      </w:r>
    </w:p>
    <w:p w14:paraId="7C166235" w14:textId="77777777" w:rsidR="00660E2B" w:rsidRPr="00A07B5C" w:rsidRDefault="00660E2B" w:rsidP="004E4BFF">
      <w:pPr>
        <w:pStyle w:val="Example"/>
      </w:pPr>
      <w:r w:rsidRPr="00A07B5C">
        <w:t># Manual customization of this file is not recommended.</w:t>
      </w:r>
    </w:p>
    <w:p w14:paraId="01C278A7" w14:textId="77777777" w:rsidR="00660E2B" w:rsidRPr="00A07B5C" w:rsidRDefault="00660E2B" w:rsidP="004E4BFF">
      <w:pPr>
        <w:pStyle w:val="Example"/>
      </w:pPr>
      <w:r w:rsidRPr="00A07B5C">
        <w:t>*filter</w:t>
      </w:r>
    </w:p>
    <w:p w14:paraId="1C9B59A4" w14:textId="77777777" w:rsidR="00660E2B" w:rsidRPr="00A07B5C" w:rsidRDefault="00660E2B" w:rsidP="004E4BFF">
      <w:pPr>
        <w:pStyle w:val="Example"/>
      </w:pPr>
      <w:r w:rsidRPr="00A07B5C">
        <w:t>:INPUT ACCEPT [0:0]</w:t>
      </w:r>
    </w:p>
    <w:p w14:paraId="0ECA9A30" w14:textId="77777777" w:rsidR="00660E2B" w:rsidRPr="00A07B5C" w:rsidRDefault="00660E2B" w:rsidP="004E4BFF">
      <w:pPr>
        <w:pStyle w:val="Example"/>
      </w:pPr>
      <w:r w:rsidRPr="00A07B5C">
        <w:t>:FORWARD ACCEPT [0:0]</w:t>
      </w:r>
    </w:p>
    <w:p w14:paraId="0D89D0FF" w14:textId="77777777" w:rsidR="00660E2B" w:rsidRPr="00A07B5C" w:rsidRDefault="00660E2B" w:rsidP="004E4BFF">
      <w:pPr>
        <w:pStyle w:val="Example"/>
      </w:pPr>
      <w:r w:rsidRPr="00A07B5C">
        <w:t>:OUTPUT ACCEPT [0:0]</w:t>
      </w:r>
    </w:p>
    <w:p w14:paraId="7B238AE5" w14:textId="77777777" w:rsidR="00660E2B" w:rsidRPr="00A07B5C" w:rsidRDefault="00660E2B" w:rsidP="004E4BFF">
      <w:pPr>
        <w:pStyle w:val="Example"/>
      </w:pPr>
      <w:r w:rsidRPr="00A07B5C">
        <w:t>-A INPUT -m state --state ESTABLISHED,RELATED -j ACCEPT</w:t>
      </w:r>
    </w:p>
    <w:p w14:paraId="1D945F3E" w14:textId="77777777" w:rsidR="00660E2B" w:rsidRPr="00A07B5C" w:rsidRDefault="00660E2B" w:rsidP="004E4BFF">
      <w:pPr>
        <w:pStyle w:val="Example"/>
      </w:pPr>
      <w:r w:rsidRPr="00A07B5C">
        <w:t>-A INPUT -p icmp -j ACCEPT</w:t>
      </w:r>
    </w:p>
    <w:p w14:paraId="60167E26" w14:textId="77777777" w:rsidR="00660E2B" w:rsidRPr="00A07B5C" w:rsidRDefault="00660E2B" w:rsidP="004E4BFF">
      <w:pPr>
        <w:pStyle w:val="Example"/>
      </w:pPr>
      <w:r w:rsidRPr="00A07B5C">
        <w:t>-A INPUT -i lo -j ACCEPT</w:t>
      </w:r>
    </w:p>
    <w:p w14:paraId="59F27396" w14:textId="77777777" w:rsidR="00660E2B" w:rsidRPr="00A07B5C" w:rsidRDefault="00660E2B" w:rsidP="004E4BFF">
      <w:pPr>
        <w:pStyle w:val="Example"/>
      </w:pPr>
      <w:r w:rsidRPr="00A07B5C">
        <w:t>-A INPUT -m state --state NEW -m tcp -p tcp --dport 22 -j ACCEPT</w:t>
      </w:r>
    </w:p>
    <w:p w14:paraId="45491E07" w14:textId="77777777" w:rsidR="00660E2B" w:rsidRDefault="00660E2B" w:rsidP="004E4BFF">
      <w:pPr>
        <w:pStyle w:val="Example"/>
        <w:rPr>
          <w:b/>
          <w:color w:val="FF0000"/>
        </w:rPr>
      </w:pPr>
      <w:r w:rsidRPr="00A07B5C">
        <w:rPr>
          <w:b/>
          <w:color w:val="FF0000"/>
        </w:rPr>
        <w:t>-A INPUT -m state --state NEW -m tcp -p tcp --dport 8080 -j ACCEPT</w:t>
      </w:r>
    </w:p>
    <w:p w14:paraId="2111D8E6" w14:textId="77777777" w:rsidR="00660E2B" w:rsidRPr="00A07B5C" w:rsidRDefault="00660E2B" w:rsidP="004E4BFF">
      <w:pPr>
        <w:pStyle w:val="Example"/>
        <w:rPr>
          <w:b/>
          <w:color w:val="FF0000"/>
        </w:rPr>
      </w:pPr>
      <w:r w:rsidRPr="00A07B5C">
        <w:rPr>
          <w:b/>
          <w:color w:val="FF0000"/>
        </w:rPr>
        <w:t>-A INPUT -m state --stat</w:t>
      </w:r>
      <w:r>
        <w:rPr>
          <w:b/>
          <w:color w:val="FF0000"/>
        </w:rPr>
        <w:t>e NEW -m tcp -p tcp --dport 8443</w:t>
      </w:r>
      <w:r w:rsidRPr="00A07B5C">
        <w:rPr>
          <w:b/>
          <w:color w:val="FF0000"/>
        </w:rPr>
        <w:t xml:space="preserve"> -j ACCEPT</w:t>
      </w:r>
    </w:p>
    <w:p w14:paraId="44BAA7AD" w14:textId="77777777" w:rsidR="00660E2B" w:rsidRPr="00A07B5C" w:rsidRDefault="00660E2B" w:rsidP="004E4BFF">
      <w:pPr>
        <w:pStyle w:val="Example"/>
        <w:rPr>
          <w:b/>
          <w:color w:val="FF0000"/>
        </w:rPr>
      </w:pPr>
      <w:r w:rsidRPr="00A07B5C">
        <w:rPr>
          <w:b/>
          <w:color w:val="FF0000"/>
        </w:rPr>
        <w:t>-A INPUT -m state --state NEW -m tcp -p tcp --dport 9990 -j ACCEPT</w:t>
      </w:r>
    </w:p>
    <w:p w14:paraId="47BF738F" w14:textId="77777777" w:rsidR="00660E2B" w:rsidRPr="00A07B5C" w:rsidRDefault="00660E2B" w:rsidP="004E4BFF">
      <w:pPr>
        <w:pStyle w:val="Example"/>
        <w:rPr>
          <w:b/>
          <w:color w:val="FF0000"/>
        </w:rPr>
      </w:pPr>
      <w:r w:rsidRPr="00A07B5C">
        <w:rPr>
          <w:b/>
          <w:color w:val="FF0000"/>
        </w:rPr>
        <w:t>-A INPUT -m state --state NEW -m tcp -p tcp --dport 5080 -j ACCEPT</w:t>
      </w:r>
    </w:p>
    <w:p w14:paraId="16C11B61" w14:textId="77777777" w:rsidR="00660E2B" w:rsidRPr="00A07B5C" w:rsidRDefault="00660E2B" w:rsidP="004E4BFF">
      <w:pPr>
        <w:pStyle w:val="Example"/>
        <w:rPr>
          <w:b/>
          <w:color w:val="FF0000"/>
        </w:rPr>
      </w:pPr>
      <w:r w:rsidRPr="00A07B5C">
        <w:rPr>
          <w:b/>
          <w:color w:val="FF0000"/>
        </w:rPr>
        <w:t>-A INPUT -m state --state NEW -m udp -p udp --dport 5080 -j ACCEPT</w:t>
      </w:r>
    </w:p>
    <w:p w14:paraId="09441755" w14:textId="77777777" w:rsidR="00660E2B" w:rsidRPr="00A07B5C" w:rsidRDefault="00660E2B" w:rsidP="004E4BFF">
      <w:pPr>
        <w:pStyle w:val="Example"/>
        <w:rPr>
          <w:b/>
          <w:color w:val="FF0000"/>
        </w:rPr>
      </w:pPr>
      <w:r w:rsidRPr="00A07B5C">
        <w:rPr>
          <w:b/>
          <w:color w:val="FF0000"/>
        </w:rPr>
        <w:t>#optional port needs to be opened if platform remote debugging will be used.</w:t>
      </w:r>
    </w:p>
    <w:p w14:paraId="143FC91C" w14:textId="77777777" w:rsidR="00660E2B" w:rsidRPr="00A07B5C" w:rsidRDefault="00660E2B" w:rsidP="004E4BFF">
      <w:pPr>
        <w:pStyle w:val="Example"/>
        <w:rPr>
          <w:b/>
          <w:color w:val="FF0000"/>
        </w:rPr>
      </w:pPr>
      <w:r w:rsidRPr="00A07B5C">
        <w:rPr>
          <w:b/>
          <w:color w:val="FF0000"/>
        </w:rPr>
        <w:t>-A INPUT -m state --stat</w:t>
      </w:r>
      <w:r>
        <w:rPr>
          <w:b/>
          <w:color w:val="FF0000"/>
        </w:rPr>
        <w:t>e NEW -m tcp -p tcp --dport 8787</w:t>
      </w:r>
      <w:r w:rsidRPr="00A07B5C">
        <w:rPr>
          <w:b/>
          <w:color w:val="FF0000"/>
        </w:rPr>
        <w:t xml:space="preserve"> -j ACCEPT</w:t>
      </w:r>
    </w:p>
    <w:p w14:paraId="6E12F79C" w14:textId="77777777" w:rsidR="00660E2B" w:rsidRPr="00A07B5C" w:rsidRDefault="00660E2B" w:rsidP="004E4BFF">
      <w:pPr>
        <w:pStyle w:val="Example"/>
      </w:pPr>
      <w:r w:rsidRPr="00A07B5C">
        <w:lastRenderedPageBreak/>
        <w:t>-A INPUT -j REJECT --reject-with icmp-host-prohibited</w:t>
      </w:r>
    </w:p>
    <w:p w14:paraId="68B1FD9A" w14:textId="77777777" w:rsidR="00660E2B" w:rsidRPr="00A07B5C" w:rsidRDefault="00660E2B" w:rsidP="004E4BFF">
      <w:pPr>
        <w:pStyle w:val="Example"/>
      </w:pPr>
      <w:r w:rsidRPr="00A07B5C">
        <w:t>-A FORWARD -j REJECT --reject-with icmp-host-prohibited</w:t>
      </w:r>
    </w:p>
    <w:p w14:paraId="0F5AE65F" w14:textId="77777777" w:rsidR="00660E2B" w:rsidRPr="00A07B5C" w:rsidRDefault="00660E2B" w:rsidP="004E4BFF">
      <w:pPr>
        <w:pStyle w:val="Example"/>
      </w:pPr>
      <w:r w:rsidRPr="00A07B5C">
        <w:t>COMMIT</w:t>
      </w:r>
    </w:p>
    <w:p w14:paraId="57398883" w14:textId="6C63782F" w:rsidR="00C469E8" w:rsidRDefault="00C469E8" w:rsidP="00C469E8">
      <w:r>
        <w:t>Save the file and restart the firewall for the changes to take effect by executing the following command:</w:t>
      </w:r>
    </w:p>
    <w:p w14:paraId="3D7E7201" w14:textId="77777777" w:rsidR="00660E2B" w:rsidRDefault="00660E2B" w:rsidP="004E4BFF">
      <w:pPr>
        <w:pStyle w:val="Example"/>
      </w:pPr>
      <w:r w:rsidRPr="00A07B5C">
        <w:t>service iptables restart</w:t>
      </w:r>
    </w:p>
    <w:p w14:paraId="3563C8C6" w14:textId="77777777" w:rsidR="0025433F" w:rsidRDefault="00877513">
      <w:pPr>
        <w:pStyle w:val="Heading3"/>
      </w:pPr>
      <w:bookmarkStart w:id="127" w:name="_TeleStax_Installation_1"/>
      <w:bookmarkStart w:id="128" w:name="_Toc446324872"/>
      <w:bookmarkEnd w:id="127"/>
      <w:r>
        <w:rPr>
          <w:lang w:val="en-US"/>
        </w:rPr>
        <w:t>TeleStax</w:t>
      </w:r>
      <w:r w:rsidR="0025433F">
        <w:t xml:space="preserve"> Installation</w:t>
      </w:r>
      <w:bookmarkEnd w:id="124"/>
      <w:bookmarkEnd w:id="128"/>
    </w:p>
    <w:p w14:paraId="501A17BD" w14:textId="05274B27" w:rsidR="000F4431" w:rsidRPr="00343B89" w:rsidRDefault="000F4431" w:rsidP="000F4431">
      <w:pPr>
        <w:rPr>
          <w:lang w:eastAsia="x-none"/>
        </w:rPr>
      </w:pPr>
      <w:r>
        <w:rPr>
          <w:lang w:eastAsia="x-none"/>
        </w:rPr>
        <w:t>There are many ways to install the platform</w:t>
      </w:r>
      <w:r w:rsidR="00434364">
        <w:rPr>
          <w:lang w:eastAsia="x-none"/>
        </w:rPr>
        <w:t>,</w:t>
      </w:r>
      <w:r>
        <w:rPr>
          <w:lang w:eastAsia="x-none"/>
        </w:rPr>
        <w:t xml:space="preserve"> but for </w:t>
      </w:r>
      <w:r w:rsidR="00434364">
        <w:rPr>
          <w:lang w:eastAsia="x-none"/>
        </w:rPr>
        <w:t>this example, the user</w:t>
      </w:r>
      <w:r>
        <w:rPr>
          <w:lang w:eastAsia="x-none"/>
        </w:rPr>
        <w:t xml:space="preserve"> </w:t>
      </w:r>
      <w:r w:rsidR="002B0438">
        <w:rPr>
          <w:lang w:eastAsia="x-none"/>
        </w:rPr>
        <w:t>"</w:t>
      </w:r>
      <w:r>
        <w:rPr>
          <w:lang w:eastAsia="x-none"/>
        </w:rPr>
        <w:t>apachetomcat8</w:t>
      </w:r>
      <w:r w:rsidR="002B0438">
        <w:rPr>
          <w:lang w:eastAsia="x-none"/>
        </w:rPr>
        <w:t>"</w:t>
      </w:r>
      <w:r>
        <w:rPr>
          <w:lang w:eastAsia="x-none"/>
        </w:rPr>
        <w:t xml:space="preserve"> </w:t>
      </w:r>
      <w:r w:rsidR="00434364">
        <w:rPr>
          <w:lang w:eastAsia="x-none"/>
        </w:rPr>
        <w:t>is created and used</w:t>
      </w:r>
      <w:r>
        <w:rPr>
          <w:lang w:eastAsia="x-none"/>
        </w:rPr>
        <w:t xml:space="preserve">. </w:t>
      </w:r>
      <w:r w:rsidR="00434364">
        <w:rPr>
          <w:lang w:eastAsia="x-none"/>
        </w:rPr>
        <w:t xml:space="preserve">The example </w:t>
      </w:r>
      <w:r w:rsidR="002B0438">
        <w:rPr>
          <w:lang w:eastAsia="x-none"/>
        </w:rPr>
        <w:t>"</w:t>
      </w:r>
      <w:r w:rsidR="00434364">
        <w:rPr>
          <w:lang w:eastAsia="x-none"/>
        </w:rPr>
        <w:t>apachetomcat8</w:t>
      </w:r>
      <w:r w:rsidR="002B0438">
        <w:rPr>
          <w:lang w:eastAsia="x-none"/>
        </w:rPr>
        <w:t>"</w:t>
      </w:r>
      <w:r w:rsidR="00434364">
        <w:rPr>
          <w:lang w:eastAsia="x-none"/>
        </w:rPr>
        <w:t xml:space="preserve"> user account will be used throughout the installation process as a home directory for the platform. </w:t>
      </w:r>
    </w:p>
    <w:p w14:paraId="140D9643" w14:textId="311CEB68" w:rsidR="000F4431" w:rsidRDefault="000F4431" w:rsidP="000F4431">
      <w:r>
        <w:t xml:space="preserve">After creating </w:t>
      </w:r>
      <w:r w:rsidR="002B0438">
        <w:rPr>
          <w:lang w:eastAsia="x-none"/>
        </w:rPr>
        <w:t>"</w:t>
      </w:r>
      <w:r w:rsidR="00E972BA">
        <w:rPr>
          <w:lang w:eastAsia="x-none"/>
        </w:rPr>
        <w:t>apachetomcat8</w:t>
      </w:r>
      <w:r w:rsidR="002B0438">
        <w:rPr>
          <w:lang w:eastAsia="x-none"/>
        </w:rPr>
        <w:t>"</w:t>
      </w:r>
      <w:r w:rsidR="00E972BA">
        <w:rPr>
          <w:lang w:eastAsia="x-none"/>
        </w:rPr>
        <w:t xml:space="preserve"> </w:t>
      </w:r>
      <w:r>
        <w:t xml:space="preserve">user </w:t>
      </w:r>
      <w:r w:rsidR="00E972BA">
        <w:t xml:space="preserve">account </w:t>
      </w:r>
      <w:r>
        <w:t>in the system</w:t>
      </w:r>
      <w:r w:rsidR="00E972BA">
        <w:t>,</w:t>
      </w:r>
      <w:r>
        <w:t xml:space="preserve"> log in to that account. Then</w:t>
      </w:r>
      <w:r w:rsidR="00E972BA">
        <w:t>,</w:t>
      </w:r>
      <w:r>
        <w:t xml:space="preserve"> copy the desired platform distribution to the user home directory. In this example</w:t>
      </w:r>
      <w:r w:rsidR="00E972BA">
        <w:t>, the user home directory is</w:t>
      </w:r>
      <w:r>
        <w:t xml:space="preserve"> </w:t>
      </w:r>
      <w:r w:rsidR="002B0438">
        <w:t>"</w:t>
      </w:r>
      <w:r>
        <w:t>/home/</w:t>
      </w:r>
      <w:r>
        <w:rPr>
          <w:lang w:eastAsia="x-none"/>
        </w:rPr>
        <w:t>apachetomcat8</w:t>
      </w:r>
      <w:r w:rsidR="002B0438">
        <w:t>"</w:t>
      </w:r>
      <w:r>
        <w:t xml:space="preserve">. </w:t>
      </w:r>
    </w:p>
    <w:p w14:paraId="684A51B1" w14:textId="7C6DD38C" w:rsidR="00877513" w:rsidRDefault="00877513" w:rsidP="00AA5376">
      <w:r>
        <w:t xml:space="preserve">Copy </w:t>
      </w:r>
      <w:r w:rsidR="00796428">
        <w:t xml:space="preserve">the following </w:t>
      </w:r>
      <w:r w:rsidR="00796428" w:rsidRPr="00796428">
        <w:t>to the system under</w:t>
      </w:r>
      <w:r w:rsidR="00796428">
        <w:t xml:space="preserve"> the </w:t>
      </w:r>
      <w:r w:rsidR="00796428" w:rsidRPr="00916AC5">
        <w:rPr>
          <w:i/>
        </w:rPr>
        <w:t>/</w:t>
      </w:r>
      <w:r w:rsidR="000F4431">
        <w:rPr>
          <w:i/>
        </w:rPr>
        <w:t>home</w:t>
      </w:r>
      <w:r w:rsidR="000F4431" w:rsidRPr="00E752BA">
        <w:rPr>
          <w:i/>
        </w:rPr>
        <w:t>/</w:t>
      </w:r>
      <w:r w:rsidR="000F4431" w:rsidRPr="004E4BFF">
        <w:rPr>
          <w:i/>
          <w:lang w:eastAsia="x-none"/>
        </w:rPr>
        <w:t>apachetomcat8</w:t>
      </w:r>
      <w:r w:rsidR="00796428">
        <w:t xml:space="preserve"> directory and unzip them</w:t>
      </w:r>
      <w:r w:rsidR="000F4431">
        <w:t>.</w:t>
      </w:r>
    </w:p>
    <w:p w14:paraId="5FEB534D" w14:textId="77777777" w:rsidR="00E972BA" w:rsidRDefault="00E972BA" w:rsidP="004E4BFF">
      <w:pPr>
        <w:pStyle w:val="Example"/>
      </w:pPr>
      <w:r>
        <w:t xml:space="preserve">(TelScale AS) - </w:t>
      </w:r>
      <w:r w:rsidRPr="00557D21">
        <w:t>TelScale-SIP-Servlets-7.0.3.329-apache-tomcat-8.0.26</w:t>
      </w:r>
      <w:r>
        <w:t>.zip</w:t>
      </w:r>
    </w:p>
    <w:p w14:paraId="61E7973F" w14:textId="77777777" w:rsidR="00E972BA" w:rsidRDefault="00E972BA" w:rsidP="004E4BFF">
      <w:pPr>
        <w:pStyle w:val="Example"/>
      </w:pPr>
      <w:r>
        <w:t xml:space="preserve">(Mobicents AS) - </w:t>
      </w:r>
      <w:r w:rsidRPr="00557D21">
        <w:t>mss-4.0.21-apache-tomcat-8.0.26</w:t>
      </w:r>
      <w:r>
        <w:t>.zip</w:t>
      </w:r>
    </w:p>
    <w:bookmarkStart w:id="129" w:name="_TeleStax_Configuration"/>
    <w:bookmarkEnd w:id="129"/>
    <w:p w14:paraId="0486990D" w14:textId="77777777" w:rsidR="00037215" w:rsidRPr="00F45577" w:rsidRDefault="00037215" w:rsidP="00F45577">
      <w:pPr>
        <w:pStyle w:val="Heading3"/>
      </w:pPr>
      <w:r w:rsidRPr="00F45577">
        <w:fldChar w:fldCharType="begin"/>
      </w:r>
      <w:r w:rsidRPr="00F45577">
        <w:instrText xml:space="preserve"> HYPERLINK  \l "_OCCAS_Configuration" </w:instrText>
      </w:r>
      <w:r w:rsidRPr="00F45577">
        <w:fldChar w:fldCharType="separate"/>
      </w:r>
      <w:bookmarkStart w:id="130" w:name="_Toc446324873"/>
      <w:bookmarkStart w:id="131" w:name="_Toc391387006"/>
      <w:r w:rsidRPr="00F45577">
        <w:rPr>
          <w:rStyle w:val="Hyperlink"/>
          <w:color w:val="0E309B"/>
          <w:sz w:val="24"/>
          <w:szCs w:val="24"/>
        </w:rPr>
        <w:t>TeleStax Configuration</w:t>
      </w:r>
      <w:bookmarkEnd w:id="130"/>
      <w:bookmarkEnd w:id="131"/>
      <w:r w:rsidRPr="00F45577">
        <w:fldChar w:fldCharType="end"/>
      </w:r>
    </w:p>
    <w:p w14:paraId="3AAA29E4" w14:textId="77777777" w:rsidR="007938DB" w:rsidRDefault="004330AF" w:rsidP="0037545F">
      <w:r>
        <w:t>To properly configure the newly installed platform in a system, specific modifications of the system configuration need to take place.</w:t>
      </w:r>
    </w:p>
    <w:p w14:paraId="2D15E313" w14:textId="31859FEC" w:rsidR="004330AF" w:rsidRDefault="004330AF" w:rsidP="0037545F">
      <w:r>
        <w:t xml:space="preserve">Edit </w:t>
      </w:r>
      <w:r w:rsidR="00C46A0B">
        <w:t xml:space="preserve">the </w:t>
      </w:r>
      <w:r w:rsidRPr="00C54146">
        <w:rPr>
          <w:i/>
        </w:rPr>
        <w:t>server.xml</w:t>
      </w:r>
      <w:r w:rsidR="00C46A0B">
        <w:t xml:space="preserve"> file</w:t>
      </w:r>
      <w:r>
        <w:t>:</w:t>
      </w:r>
    </w:p>
    <w:p w14:paraId="1FA1E3E2" w14:textId="77777777" w:rsidR="00E972BA" w:rsidRDefault="00E972BA" w:rsidP="004E4BFF">
      <w:pPr>
        <w:pStyle w:val="Example"/>
      </w:pPr>
      <w:r>
        <w:t>${CATALINA_HOME}/conf/server</w:t>
      </w:r>
      <w:r w:rsidRPr="00E15ABF">
        <w:t>.xml</w:t>
      </w:r>
    </w:p>
    <w:p w14:paraId="28BC106B" w14:textId="72E954BF" w:rsidR="00E972BA" w:rsidRDefault="00E972BA" w:rsidP="00E972BA">
      <w:r>
        <w:t xml:space="preserve">Locate the lines that need to be modified. They are identified below in </w:t>
      </w:r>
      <w:r w:rsidRPr="005C150C">
        <w:rPr>
          <w:b/>
          <w:color w:val="FF0000"/>
        </w:rPr>
        <w:t xml:space="preserve">RED </w:t>
      </w:r>
      <w:r>
        <w:t xml:space="preserve">in the </w:t>
      </w:r>
      <w:r w:rsidR="002B0438">
        <w:t>"</w:t>
      </w:r>
      <w:r>
        <w:t>Before</w:t>
      </w:r>
      <w:r w:rsidR="002B0438">
        <w:t>"</w:t>
      </w:r>
      <w:r>
        <w:t xml:space="preserve"> section. Replace the lines in </w:t>
      </w:r>
      <w:r w:rsidRPr="00F820B8">
        <w:rPr>
          <w:b/>
          <w:color w:val="FF0000"/>
        </w:rPr>
        <w:t xml:space="preserve">RED </w:t>
      </w:r>
      <w:r>
        <w:t xml:space="preserve">in the </w:t>
      </w:r>
      <w:r w:rsidR="002B0438">
        <w:t>"</w:t>
      </w:r>
      <w:r>
        <w:t>Before</w:t>
      </w:r>
      <w:r w:rsidR="002B0438">
        <w:t>"</w:t>
      </w:r>
      <w:r>
        <w:t xml:space="preserve"> section with the lines in </w:t>
      </w:r>
      <w:r w:rsidRPr="005C150C">
        <w:rPr>
          <w:b/>
          <w:color w:val="FF0000"/>
        </w:rPr>
        <w:t>RED</w:t>
      </w:r>
      <w:r w:rsidRPr="005C150C">
        <w:rPr>
          <w:color w:val="FF0000"/>
        </w:rPr>
        <w:t xml:space="preserve"> </w:t>
      </w:r>
      <w:r>
        <w:t xml:space="preserve">from the </w:t>
      </w:r>
      <w:r w:rsidR="002B0438">
        <w:t>"</w:t>
      </w:r>
      <w:r>
        <w:t>After</w:t>
      </w:r>
      <w:r w:rsidR="002B0438">
        <w:t>"</w:t>
      </w:r>
      <w:r>
        <w:t xml:space="preserve"> section. </w:t>
      </w:r>
    </w:p>
    <w:p w14:paraId="5232316C" w14:textId="77777777" w:rsidR="00E972BA" w:rsidRDefault="00BE0419" w:rsidP="00877513">
      <w:pPr>
        <w:pStyle w:val="ListParagraph"/>
        <w:ind w:left="0"/>
        <w:rPr>
          <w:b/>
        </w:rPr>
      </w:pPr>
      <w:r w:rsidRPr="004E4BFF">
        <w:rPr>
          <w:b/>
        </w:rPr>
        <w:t>Before</w:t>
      </w:r>
    </w:p>
    <w:p w14:paraId="6AC0E5FC" w14:textId="77777777" w:rsidR="00E972BA" w:rsidRPr="00BD0038" w:rsidRDefault="00E972BA" w:rsidP="004E4BFF">
      <w:pPr>
        <w:pStyle w:val="Example"/>
      </w:pPr>
      <w:r w:rsidRPr="006A25E3">
        <w:rPr>
          <w:sz w:val="12"/>
        </w:rPr>
        <w:t xml:space="preserve">    </w:t>
      </w:r>
      <w:r w:rsidRPr="00BD0038">
        <w:t>&lt;!-- Define a SIP Connector on port 5080 --&gt;</w:t>
      </w:r>
    </w:p>
    <w:p w14:paraId="0543EE9C" w14:textId="4F74E534" w:rsidR="00E972BA" w:rsidRPr="00BD0038" w:rsidRDefault="00E972BA" w:rsidP="004E4BFF">
      <w:pPr>
        <w:pStyle w:val="Example"/>
      </w:pPr>
      <w:r w:rsidRPr="00BD0038">
        <w:t xml:space="preserve">    &lt;Connector port=</w:t>
      </w:r>
      <w:r w:rsidR="002B0438">
        <w:t>"</w:t>
      </w:r>
      <w:r w:rsidRPr="00BD0038">
        <w:t>5080</w:t>
      </w:r>
      <w:r w:rsidR="002B0438">
        <w:t>"</w:t>
      </w:r>
    </w:p>
    <w:p w14:paraId="1A258607" w14:textId="0FD5D635" w:rsidR="00E972BA" w:rsidRPr="00BD0038" w:rsidRDefault="00E972BA" w:rsidP="004E4BFF">
      <w:pPr>
        <w:pStyle w:val="Example"/>
      </w:pPr>
      <w:r w:rsidRPr="00BD0038">
        <w:t xml:space="preserve">        ipAddress = </w:t>
      </w:r>
      <w:r w:rsidR="002B0438">
        <w:t>"</w:t>
      </w:r>
      <w:r w:rsidRPr="00AA5376">
        <w:rPr>
          <w:b/>
          <w:color w:val="FF0000"/>
        </w:rPr>
        <w:t>127.0.0.1</w:t>
      </w:r>
      <w:r w:rsidR="002B0438">
        <w:t>"</w:t>
      </w:r>
    </w:p>
    <w:p w14:paraId="2C938C97" w14:textId="7C44D62F" w:rsidR="00E972BA" w:rsidRPr="00BD0038" w:rsidRDefault="00E972BA" w:rsidP="004E4BFF">
      <w:pPr>
        <w:pStyle w:val="Example"/>
      </w:pPr>
      <w:r w:rsidRPr="00BD0038">
        <w:t xml:space="preserve">        protocol=</w:t>
      </w:r>
      <w:r w:rsidR="002B0438">
        <w:t>"</w:t>
      </w:r>
      <w:r w:rsidRPr="00BD0038">
        <w:t>org.mobicents.servlet.sip.startup.SipProtocolHandler</w:t>
      </w:r>
      <w:r w:rsidR="002B0438">
        <w:t>"</w:t>
      </w:r>
    </w:p>
    <w:p w14:paraId="338552B9" w14:textId="7A47AC50" w:rsidR="00E972BA" w:rsidRPr="00BD0038" w:rsidRDefault="00E972BA" w:rsidP="004E4BFF">
      <w:pPr>
        <w:pStyle w:val="Example"/>
      </w:pPr>
      <w:r w:rsidRPr="00BD0038">
        <w:t xml:space="preserve">        signalingTransport=</w:t>
      </w:r>
      <w:r w:rsidR="002B0438">
        <w:t>"</w:t>
      </w:r>
      <w:r w:rsidRPr="00BD0038">
        <w:t>udp</w:t>
      </w:r>
      <w:r w:rsidR="002B0438">
        <w:t>"</w:t>
      </w:r>
      <w:r w:rsidRPr="00BD0038">
        <w:t>/&gt;</w:t>
      </w:r>
    </w:p>
    <w:p w14:paraId="1CC36331" w14:textId="77777777" w:rsidR="00E972BA" w:rsidRPr="00BD0038" w:rsidRDefault="00E972BA" w:rsidP="004E4BFF">
      <w:pPr>
        <w:pStyle w:val="Example"/>
      </w:pPr>
    </w:p>
    <w:p w14:paraId="0EC11C6E" w14:textId="77777777" w:rsidR="00E972BA" w:rsidRPr="00BD0038" w:rsidRDefault="00E972BA" w:rsidP="004E4BFF">
      <w:pPr>
        <w:pStyle w:val="Example"/>
      </w:pPr>
      <w:r w:rsidRPr="00BD0038">
        <w:t xml:space="preserve">        &lt;!-- Define the default TCP SIP Connector --&gt;</w:t>
      </w:r>
    </w:p>
    <w:p w14:paraId="216C6255" w14:textId="65466220" w:rsidR="00E972BA" w:rsidRPr="00BD0038" w:rsidRDefault="00E972BA" w:rsidP="004E4BFF">
      <w:pPr>
        <w:pStyle w:val="Example"/>
      </w:pPr>
      <w:r w:rsidRPr="00BD0038">
        <w:t xml:space="preserve">    &lt;Connector port=</w:t>
      </w:r>
      <w:r w:rsidR="002B0438">
        <w:t>"</w:t>
      </w:r>
      <w:r w:rsidRPr="00BD0038">
        <w:t>5080</w:t>
      </w:r>
      <w:r w:rsidR="002B0438">
        <w:t>"</w:t>
      </w:r>
    </w:p>
    <w:p w14:paraId="56051D76" w14:textId="2B31C0E8" w:rsidR="00E972BA" w:rsidRPr="00BD0038" w:rsidRDefault="00E972BA" w:rsidP="004E4BFF">
      <w:pPr>
        <w:pStyle w:val="Example"/>
      </w:pPr>
      <w:r w:rsidRPr="00BD0038">
        <w:t xml:space="preserve">             ipAddress = </w:t>
      </w:r>
      <w:r w:rsidR="002B0438">
        <w:t>"</w:t>
      </w:r>
      <w:r w:rsidRPr="00AA5376">
        <w:rPr>
          <w:b/>
          <w:color w:val="FF0000"/>
        </w:rPr>
        <w:t>127.0.0.1</w:t>
      </w:r>
      <w:r w:rsidR="002B0438">
        <w:t>"</w:t>
      </w:r>
    </w:p>
    <w:p w14:paraId="1D4815C1" w14:textId="7142C133" w:rsidR="00E972BA" w:rsidRPr="00BD0038" w:rsidRDefault="00E972BA" w:rsidP="004E4BFF">
      <w:pPr>
        <w:pStyle w:val="Example"/>
      </w:pPr>
      <w:r w:rsidRPr="00BD0038">
        <w:t xml:space="preserve">             protocol=</w:t>
      </w:r>
      <w:r w:rsidR="002B0438">
        <w:t>"</w:t>
      </w:r>
      <w:r w:rsidRPr="00BD0038">
        <w:t>org.mobicents.servlet.sip.startup.SipProtocolHandler</w:t>
      </w:r>
      <w:r w:rsidR="002B0438">
        <w:t>"</w:t>
      </w:r>
    </w:p>
    <w:p w14:paraId="71775771" w14:textId="3437F384" w:rsidR="00E972BA" w:rsidRPr="00BD0038" w:rsidRDefault="00E972BA" w:rsidP="004E4BFF">
      <w:pPr>
        <w:pStyle w:val="Example"/>
      </w:pPr>
      <w:r w:rsidRPr="00BD0038">
        <w:t xml:space="preserve">             signalingTransport=</w:t>
      </w:r>
      <w:r w:rsidR="002B0438">
        <w:t>"</w:t>
      </w:r>
      <w:r w:rsidRPr="00BD0038">
        <w:t>tcp</w:t>
      </w:r>
      <w:r w:rsidR="002B0438">
        <w:t>"</w:t>
      </w:r>
      <w:r w:rsidRPr="00BD0038">
        <w:t>/&gt;</w:t>
      </w:r>
    </w:p>
    <w:p w14:paraId="0A626B16" w14:textId="77777777" w:rsidR="00E972BA" w:rsidRPr="00BD0038" w:rsidRDefault="00E972BA" w:rsidP="004E4BFF">
      <w:pPr>
        <w:pStyle w:val="Example"/>
      </w:pPr>
    </w:p>
    <w:p w14:paraId="7CB2E728" w14:textId="77777777" w:rsidR="00E972BA" w:rsidRPr="00BD0038" w:rsidRDefault="00E972BA" w:rsidP="004E4BFF">
      <w:pPr>
        <w:pStyle w:val="Example"/>
      </w:pPr>
      <w:r w:rsidRPr="00BD0038">
        <w:t xml:space="preserve">    &lt;!-- Define the default TLS SIP Connector --&gt;</w:t>
      </w:r>
    </w:p>
    <w:p w14:paraId="765AE443" w14:textId="674F3BCA" w:rsidR="00E972BA" w:rsidRPr="00BD0038" w:rsidRDefault="00E972BA" w:rsidP="004E4BFF">
      <w:pPr>
        <w:pStyle w:val="Example"/>
      </w:pPr>
      <w:r w:rsidRPr="00BD0038">
        <w:t xml:space="preserve">    &lt;Connector port=</w:t>
      </w:r>
      <w:r w:rsidR="002B0438">
        <w:t>"</w:t>
      </w:r>
      <w:r w:rsidRPr="00BD0038">
        <w:t>5081</w:t>
      </w:r>
      <w:r w:rsidR="002B0438">
        <w:t>"</w:t>
      </w:r>
    </w:p>
    <w:p w14:paraId="17F3CC6A" w14:textId="04682C7E" w:rsidR="00E972BA" w:rsidRPr="00BD0038" w:rsidRDefault="00E972BA" w:rsidP="004E4BFF">
      <w:pPr>
        <w:pStyle w:val="Example"/>
      </w:pPr>
      <w:r w:rsidRPr="00BD0038">
        <w:t xml:space="preserve">             ipAddress = </w:t>
      </w:r>
      <w:r w:rsidR="002B0438">
        <w:t>"</w:t>
      </w:r>
      <w:r w:rsidRPr="00AA5376">
        <w:rPr>
          <w:b/>
          <w:color w:val="FF0000"/>
        </w:rPr>
        <w:t>127.0.0.1</w:t>
      </w:r>
      <w:r w:rsidR="002B0438">
        <w:t>"</w:t>
      </w:r>
    </w:p>
    <w:p w14:paraId="7EF5AB89" w14:textId="5528561F" w:rsidR="00E972BA" w:rsidRPr="00BD0038" w:rsidRDefault="00E972BA" w:rsidP="004E4BFF">
      <w:pPr>
        <w:pStyle w:val="Example"/>
      </w:pPr>
      <w:r w:rsidRPr="00BD0038">
        <w:t xml:space="preserve">             protocol=</w:t>
      </w:r>
      <w:r w:rsidR="002B0438">
        <w:t>"</w:t>
      </w:r>
      <w:r w:rsidRPr="00BD0038">
        <w:t>org.mobicents.servlet.sip.startup.SipProtocolHandler</w:t>
      </w:r>
      <w:r w:rsidR="002B0438">
        <w:t>"</w:t>
      </w:r>
    </w:p>
    <w:p w14:paraId="31C2AD58" w14:textId="5BAB0F5C" w:rsidR="00E972BA" w:rsidRPr="00BD0038" w:rsidRDefault="00E972BA" w:rsidP="004E4BFF">
      <w:pPr>
        <w:pStyle w:val="Example"/>
      </w:pPr>
      <w:r w:rsidRPr="00BD0038">
        <w:t xml:space="preserve">             signalingTransport=</w:t>
      </w:r>
      <w:r w:rsidR="002B0438">
        <w:t>"</w:t>
      </w:r>
      <w:r w:rsidRPr="00BD0038">
        <w:t>tls</w:t>
      </w:r>
      <w:r w:rsidR="002B0438">
        <w:t>"</w:t>
      </w:r>
      <w:r w:rsidRPr="00BD0038">
        <w:t>/&gt;</w:t>
      </w:r>
    </w:p>
    <w:p w14:paraId="1480C524" w14:textId="77777777" w:rsidR="00E972BA" w:rsidRPr="00BD0038" w:rsidRDefault="00E972BA" w:rsidP="004E4BFF">
      <w:pPr>
        <w:pStyle w:val="Example"/>
      </w:pPr>
    </w:p>
    <w:p w14:paraId="2B17A416" w14:textId="77777777" w:rsidR="00E972BA" w:rsidRPr="00BD0038" w:rsidRDefault="00E972BA" w:rsidP="004E4BFF">
      <w:pPr>
        <w:pStyle w:val="Example"/>
      </w:pPr>
      <w:r w:rsidRPr="00BD0038">
        <w:lastRenderedPageBreak/>
        <w:t xml:space="preserve">    &lt;!-- Define the default SIP Over WebSockets Connector --&gt;</w:t>
      </w:r>
    </w:p>
    <w:p w14:paraId="44FEA7B3" w14:textId="5F29598D" w:rsidR="00E972BA" w:rsidRPr="00BD0038" w:rsidRDefault="00E972BA" w:rsidP="004E4BFF">
      <w:pPr>
        <w:pStyle w:val="Example"/>
      </w:pPr>
      <w:r w:rsidRPr="00BD0038">
        <w:t xml:space="preserve">    &lt;Connector port=</w:t>
      </w:r>
      <w:r w:rsidR="002B0438">
        <w:t>"</w:t>
      </w:r>
      <w:r w:rsidRPr="00BD0038">
        <w:t>5082</w:t>
      </w:r>
      <w:r w:rsidR="002B0438">
        <w:t>"</w:t>
      </w:r>
    </w:p>
    <w:p w14:paraId="78745158" w14:textId="26FAA5CE" w:rsidR="00E972BA" w:rsidRPr="00BD0038" w:rsidRDefault="00E972BA" w:rsidP="004E4BFF">
      <w:pPr>
        <w:pStyle w:val="Example"/>
      </w:pPr>
      <w:r w:rsidRPr="00BD0038">
        <w:t xml:space="preserve">             ipAddress = </w:t>
      </w:r>
      <w:r w:rsidR="002B0438">
        <w:t>"</w:t>
      </w:r>
      <w:r w:rsidRPr="004C4703">
        <w:rPr>
          <w:b/>
          <w:color w:val="FF0000"/>
        </w:rPr>
        <w:t>127.0.0.1</w:t>
      </w:r>
      <w:r w:rsidR="002B0438">
        <w:t>"</w:t>
      </w:r>
    </w:p>
    <w:p w14:paraId="21619C93" w14:textId="369C5E8D" w:rsidR="00E972BA" w:rsidRPr="00BD0038" w:rsidRDefault="00E972BA" w:rsidP="004E4BFF">
      <w:pPr>
        <w:pStyle w:val="Example"/>
      </w:pPr>
      <w:r w:rsidRPr="00BD0038">
        <w:t xml:space="preserve">             protocol=</w:t>
      </w:r>
      <w:r w:rsidR="002B0438">
        <w:t>"</w:t>
      </w:r>
      <w:r w:rsidRPr="00BD0038">
        <w:t>org.mobicents.servlet.sip.startup.SipProtocolHandler</w:t>
      </w:r>
      <w:r w:rsidR="002B0438">
        <w:t>"</w:t>
      </w:r>
    </w:p>
    <w:p w14:paraId="38C073C4" w14:textId="729F1978" w:rsidR="00E972BA" w:rsidRPr="00BE0419" w:rsidRDefault="00E972BA" w:rsidP="004E4BFF">
      <w:pPr>
        <w:pStyle w:val="Example"/>
      </w:pPr>
      <w:r w:rsidRPr="00BD0038">
        <w:t xml:space="preserve">       </w:t>
      </w:r>
      <w:r>
        <w:t xml:space="preserve">      signalingTransport=</w:t>
      </w:r>
      <w:r w:rsidR="002B0438">
        <w:t>"</w:t>
      </w:r>
      <w:r>
        <w:t>ws</w:t>
      </w:r>
      <w:r w:rsidR="002B0438">
        <w:t>"</w:t>
      </w:r>
      <w:r>
        <w:t>/&gt;</w:t>
      </w:r>
    </w:p>
    <w:p w14:paraId="0C51DC8D" w14:textId="1C1DEA16" w:rsidR="00877513" w:rsidRDefault="00BE0419" w:rsidP="00877513">
      <w:pPr>
        <w:pStyle w:val="ListParagraph"/>
        <w:ind w:left="0"/>
      </w:pPr>
      <w:r w:rsidRPr="004E4BFF">
        <w:rPr>
          <w:b/>
        </w:rPr>
        <w:t>A</w:t>
      </w:r>
      <w:r w:rsidR="00CF7301" w:rsidRPr="004E4BFF">
        <w:rPr>
          <w:b/>
        </w:rPr>
        <w:t>fter</w:t>
      </w:r>
    </w:p>
    <w:p w14:paraId="5E6F7169" w14:textId="77777777" w:rsidR="00E972BA" w:rsidRPr="00BE0419" w:rsidRDefault="00E972BA" w:rsidP="004E4BFF">
      <w:pPr>
        <w:pStyle w:val="Example"/>
      </w:pPr>
      <w:r w:rsidRPr="00BE0419">
        <w:t>&lt;!-- Define a SIP Connector on port 5080 --&gt;</w:t>
      </w:r>
    </w:p>
    <w:p w14:paraId="745EBCFB" w14:textId="2864C700" w:rsidR="00E972BA" w:rsidRPr="00BE0419" w:rsidRDefault="00E972BA" w:rsidP="004E4BFF">
      <w:pPr>
        <w:pStyle w:val="Example"/>
      </w:pPr>
      <w:r w:rsidRPr="00BE0419">
        <w:t>&lt;Connector port=</w:t>
      </w:r>
      <w:r w:rsidR="002B0438">
        <w:t>"</w:t>
      </w:r>
      <w:r w:rsidRPr="00BE0419">
        <w:t>5080</w:t>
      </w:r>
      <w:r w:rsidR="002B0438">
        <w:t>"</w:t>
      </w:r>
    </w:p>
    <w:p w14:paraId="7184E257" w14:textId="68BDFB77" w:rsidR="00E972BA" w:rsidRPr="00BE0419" w:rsidRDefault="00E972BA" w:rsidP="004E4BFF">
      <w:pPr>
        <w:pStyle w:val="Example"/>
      </w:pPr>
      <w:r w:rsidRPr="00BE0419">
        <w:t xml:space="preserve">ipAddress = </w:t>
      </w:r>
      <w:r w:rsidR="002B0438">
        <w:t>"</w:t>
      </w:r>
      <w:r w:rsidRPr="00BE0419">
        <w:rPr>
          <w:b/>
          <w:color w:val="FF0000"/>
        </w:rPr>
        <w:t>TeleStaxAS</w:t>
      </w:r>
      <w:r w:rsidR="002B0438">
        <w:t>"</w:t>
      </w:r>
    </w:p>
    <w:p w14:paraId="11EC18DF" w14:textId="48F87B14" w:rsidR="00E972BA" w:rsidRDefault="00E972BA" w:rsidP="004E4BFF">
      <w:pPr>
        <w:pStyle w:val="Example"/>
        <w:rPr>
          <w:b/>
          <w:color w:val="FF0000"/>
        </w:rPr>
      </w:pPr>
      <w:r w:rsidRPr="00BE0419">
        <w:rPr>
          <w:b/>
          <w:color w:val="FF0000"/>
        </w:rPr>
        <w:t xml:space="preserve">hostNames </w:t>
      </w:r>
      <w:r w:rsidRPr="00BE0419">
        <w:t xml:space="preserve">= </w:t>
      </w:r>
      <w:r w:rsidR="002B0438">
        <w:rPr>
          <w:b/>
          <w:color w:val="FF0000"/>
        </w:rPr>
        <w:t>"</w:t>
      </w:r>
      <w:r w:rsidRPr="00BE0419">
        <w:rPr>
          <w:b/>
          <w:color w:val="FF0000"/>
        </w:rPr>
        <w:t>TeleStaxAS</w:t>
      </w:r>
      <w:r w:rsidR="002B0438">
        <w:rPr>
          <w:b/>
          <w:color w:val="FF0000"/>
        </w:rPr>
        <w:t>"</w:t>
      </w:r>
    </w:p>
    <w:p w14:paraId="2982E0D4" w14:textId="4F5A49AD" w:rsidR="00E972BA" w:rsidRPr="00BE0419" w:rsidRDefault="00E972BA" w:rsidP="004E4BFF">
      <w:pPr>
        <w:pStyle w:val="Example"/>
      </w:pPr>
      <w:r w:rsidRPr="00BE0419">
        <w:t>protocol=</w:t>
      </w:r>
      <w:r w:rsidR="002B0438">
        <w:t>"</w:t>
      </w:r>
      <w:r w:rsidRPr="00BE0419">
        <w:t>org.mobicents.servlet.sip.startup.SipProtocolHandler</w:t>
      </w:r>
      <w:r w:rsidR="002B0438">
        <w:t>"</w:t>
      </w:r>
    </w:p>
    <w:p w14:paraId="1CF7F93D" w14:textId="25CE3798" w:rsidR="00E972BA" w:rsidRPr="00BE0419" w:rsidRDefault="00E972BA" w:rsidP="004E4BFF">
      <w:pPr>
        <w:pStyle w:val="Example"/>
      </w:pPr>
      <w:r w:rsidRPr="00BE0419">
        <w:t>signalingTransport=</w:t>
      </w:r>
      <w:r w:rsidR="002B0438">
        <w:t>"</w:t>
      </w:r>
      <w:r w:rsidRPr="00BE0419">
        <w:t>udp</w:t>
      </w:r>
      <w:r w:rsidR="002B0438">
        <w:t>"</w:t>
      </w:r>
      <w:r w:rsidRPr="00BE0419">
        <w:t>/&gt;</w:t>
      </w:r>
    </w:p>
    <w:p w14:paraId="702152ED" w14:textId="77777777" w:rsidR="00E972BA" w:rsidRPr="00BE0419" w:rsidRDefault="00E972BA" w:rsidP="004E4BFF">
      <w:pPr>
        <w:pStyle w:val="Example"/>
      </w:pPr>
    </w:p>
    <w:p w14:paraId="49775006" w14:textId="77777777" w:rsidR="00E972BA" w:rsidRPr="00BE0419" w:rsidRDefault="00E972BA" w:rsidP="004E4BFF">
      <w:pPr>
        <w:pStyle w:val="Example"/>
      </w:pPr>
      <w:r w:rsidRPr="00BE0419">
        <w:t>&lt;!-- Define the default TCP SIP Connector --&gt;</w:t>
      </w:r>
    </w:p>
    <w:p w14:paraId="0145CEAD" w14:textId="36344B17" w:rsidR="00E972BA" w:rsidRPr="00BE0419" w:rsidRDefault="00E972BA" w:rsidP="004E4BFF">
      <w:pPr>
        <w:pStyle w:val="Example"/>
      </w:pPr>
      <w:r w:rsidRPr="00BE0419">
        <w:t>&lt;Connector port=</w:t>
      </w:r>
      <w:r w:rsidR="002B0438">
        <w:t>"</w:t>
      </w:r>
      <w:r w:rsidRPr="00BE0419">
        <w:t>5080</w:t>
      </w:r>
      <w:r w:rsidR="002B0438">
        <w:t>"</w:t>
      </w:r>
    </w:p>
    <w:p w14:paraId="6E1663D0" w14:textId="785A29FE" w:rsidR="00E972BA" w:rsidRPr="00BE0419" w:rsidRDefault="00E972BA" w:rsidP="004E4BFF">
      <w:pPr>
        <w:pStyle w:val="Example"/>
      </w:pPr>
      <w:r w:rsidRPr="00BE0419">
        <w:t xml:space="preserve">ipAddress = </w:t>
      </w:r>
      <w:r w:rsidR="002B0438">
        <w:t>"</w:t>
      </w:r>
      <w:r w:rsidRPr="00BE0419">
        <w:rPr>
          <w:b/>
          <w:color w:val="FF0000"/>
        </w:rPr>
        <w:t>TeleStaxAS</w:t>
      </w:r>
      <w:r w:rsidR="002B0438">
        <w:t>"</w:t>
      </w:r>
    </w:p>
    <w:p w14:paraId="6C001FC4" w14:textId="34803912" w:rsidR="00E972BA" w:rsidRPr="00BE0419" w:rsidRDefault="00E972BA" w:rsidP="004E4BFF">
      <w:pPr>
        <w:pStyle w:val="Example"/>
        <w:rPr>
          <w:b/>
          <w:color w:val="FF0000"/>
        </w:rPr>
      </w:pPr>
      <w:r w:rsidRPr="00BE0419">
        <w:rPr>
          <w:b/>
          <w:color w:val="FF0000"/>
        </w:rPr>
        <w:t xml:space="preserve">hostNames = </w:t>
      </w:r>
      <w:r w:rsidR="002B0438">
        <w:rPr>
          <w:b/>
          <w:color w:val="FF0000"/>
        </w:rPr>
        <w:t>"</w:t>
      </w:r>
      <w:r w:rsidRPr="00BE0419">
        <w:rPr>
          <w:b/>
          <w:color w:val="FF0000"/>
        </w:rPr>
        <w:t>TeleStaxAS</w:t>
      </w:r>
      <w:r w:rsidR="002B0438">
        <w:rPr>
          <w:b/>
          <w:color w:val="FF0000"/>
        </w:rPr>
        <w:t>"</w:t>
      </w:r>
    </w:p>
    <w:p w14:paraId="5BCF9B83" w14:textId="28D211D5" w:rsidR="00E972BA" w:rsidRPr="00BE0419" w:rsidRDefault="00E972BA" w:rsidP="004E4BFF">
      <w:pPr>
        <w:pStyle w:val="Example"/>
      </w:pPr>
      <w:r w:rsidRPr="00BE0419">
        <w:t>protocol=</w:t>
      </w:r>
      <w:r w:rsidR="002B0438">
        <w:t>"</w:t>
      </w:r>
      <w:r w:rsidRPr="00BE0419">
        <w:t>org.mobicents.servlet.sip.startup.SipProtocolHandler</w:t>
      </w:r>
      <w:r w:rsidR="002B0438">
        <w:t>"</w:t>
      </w:r>
    </w:p>
    <w:p w14:paraId="468DCD6D" w14:textId="71BA0406" w:rsidR="00E972BA" w:rsidRPr="00BE0419" w:rsidRDefault="00E972BA" w:rsidP="004E4BFF">
      <w:pPr>
        <w:pStyle w:val="Example"/>
      </w:pPr>
      <w:r w:rsidRPr="00BE0419">
        <w:t>signalingTransport=</w:t>
      </w:r>
      <w:r w:rsidR="002B0438">
        <w:t>"</w:t>
      </w:r>
      <w:r w:rsidRPr="00BE0419">
        <w:t>tcp</w:t>
      </w:r>
      <w:r w:rsidR="002B0438">
        <w:t>"</w:t>
      </w:r>
      <w:r w:rsidRPr="00BE0419">
        <w:t>/&gt;</w:t>
      </w:r>
    </w:p>
    <w:p w14:paraId="490EAA76" w14:textId="77777777" w:rsidR="00E972BA" w:rsidRPr="00BE0419" w:rsidRDefault="00E972BA" w:rsidP="004E4BFF">
      <w:pPr>
        <w:pStyle w:val="Example"/>
      </w:pPr>
    </w:p>
    <w:p w14:paraId="52AE3EDE" w14:textId="77777777" w:rsidR="00E972BA" w:rsidRPr="00BE0419" w:rsidRDefault="00E972BA" w:rsidP="004E4BFF">
      <w:pPr>
        <w:pStyle w:val="Example"/>
      </w:pPr>
      <w:r w:rsidRPr="00BE0419">
        <w:t>&lt;!-- Define the default TLS SIP Connector --&gt;</w:t>
      </w:r>
    </w:p>
    <w:p w14:paraId="01AEA7DD" w14:textId="17620069" w:rsidR="00E972BA" w:rsidRPr="00BE0419" w:rsidRDefault="00E972BA" w:rsidP="004E4BFF">
      <w:pPr>
        <w:pStyle w:val="Example"/>
      </w:pPr>
      <w:r w:rsidRPr="00BE0419">
        <w:t>&lt;Connector port=</w:t>
      </w:r>
      <w:r w:rsidR="002B0438">
        <w:t>"</w:t>
      </w:r>
      <w:r w:rsidRPr="00BE0419">
        <w:t>5081</w:t>
      </w:r>
      <w:r w:rsidR="002B0438">
        <w:t>"</w:t>
      </w:r>
    </w:p>
    <w:p w14:paraId="246A7B44" w14:textId="65A538BF" w:rsidR="00E972BA" w:rsidRPr="00BE0419" w:rsidRDefault="00E972BA" w:rsidP="004E4BFF">
      <w:pPr>
        <w:pStyle w:val="Example"/>
      </w:pPr>
      <w:r w:rsidRPr="00BE0419">
        <w:t xml:space="preserve">ipAddress = </w:t>
      </w:r>
      <w:r w:rsidR="002B0438">
        <w:t>"</w:t>
      </w:r>
      <w:r w:rsidRPr="00BE0419">
        <w:rPr>
          <w:b/>
          <w:color w:val="FF0000"/>
        </w:rPr>
        <w:t>TeleStaxAS</w:t>
      </w:r>
      <w:r w:rsidR="002B0438">
        <w:t>"</w:t>
      </w:r>
    </w:p>
    <w:p w14:paraId="2407991A" w14:textId="36076362" w:rsidR="00E972BA" w:rsidRPr="00BE0419" w:rsidRDefault="00E972BA" w:rsidP="004E4BFF">
      <w:pPr>
        <w:pStyle w:val="Example"/>
        <w:rPr>
          <w:b/>
          <w:color w:val="FF0000"/>
        </w:rPr>
      </w:pPr>
      <w:r w:rsidRPr="00BE0419">
        <w:rPr>
          <w:b/>
          <w:color w:val="FF0000"/>
        </w:rPr>
        <w:t xml:space="preserve">hostNames = </w:t>
      </w:r>
      <w:r w:rsidR="002B0438">
        <w:rPr>
          <w:b/>
          <w:color w:val="FF0000"/>
        </w:rPr>
        <w:t>"</w:t>
      </w:r>
      <w:r w:rsidRPr="00BE0419">
        <w:rPr>
          <w:b/>
          <w:color w:val="FF0000"/>
        </w:rPr>
        <w:t>TeleStaxAS</w:t>
      </w:r>
      <w:r w:rsidR="002B0438">
        <w:rPr>
          <w:b/>
          <w:color w:val="FF0000"/>
        </w:rPr>
        <w:t>"</w:t>
      </w:r>
    </w:p>
    <w:p w14:paraId="52894A2B" w14:textId="482A1748" w:rsidR="00E972BA" w:rsidRPr="00BE0419" w:rsidRDefault="00E972BA" w:rsidP="004E4BFF">
      <w:pPr>
        <w:pStyle w:val="Example"/>
      </w:pPr>
      <w:r w:rsidRPr="00BE0419">
        <w:t>protocol=</w:t>
      </w:r>
      <w:r w:rsidR="002B0438">
        <w:t>"</w:t>
      </w:r>
      <w:r w:rsidRPr="00BE0419">
        <w:t>org.mobicents.servlet.sip.startup.SipProtocolHandler</w:t>
      </w:r>
      <w:r w:rsidR="002B0438">
        <w:t>"</w:t>
      </w:r>
    </w:p>
    <w:p w14:paraId="77EF37A6" w14:textId="5AD9E49C" w:rsidR="00E972BA" w:rsidRPr="00BE0419" w:rsidRDefault="00E972BA" w:rsidP="004E4BFF">
      <w:pPr>
        <w:pStyle w:val="Example"/>
      </w:pPr>
      <w:r w:rsidRPr="00BE0419">
        <w:t>signalingTransport=</w:t>
      </w:r>
      <w:r w:rsidR="002B0438">
        <w:t>"</w:t>
      </w:r>
      <w:r w:rsidRPr="00BE0419">
        <w:t>tls</w:t>
      </w:r>
      <w:r w:rsidR="002B0438">
        <w:t>"</w:t>
      </w:r>
      <w:r w:rsidRPr="00BE0419">
        <w:t>/&gt;</w:t>
      </w:r>
    </w:p>
    <w:p w14:paraId="2F36C7F4" w14:textId="77777777" w:rsidR="00E972BA" w:rsidRPr="00BE0419" w:rsidRDefault="00E972BA" w:rsidP="004E4BFF">
      <w:pPr>
        <w:pStyle w:val="Example"/>
      </w:pPr>
    </w:p>
    <w:p w14:paraId="63A19DA7" w14:textId="77777777" w:rsidR="00E972BA" w:rsidRPr="00BE0419" w:rsidRDefault="00E972BA" w:rsidP="004E4BFF">
      <w:pPr>
        <w:pStyle w:val="Example"/>
      </w:pPr>
      <w:r w:rsidRPr="00BE0419">
        <w:t>&lt;!-- Define the default SIP Over WebSockets Connector --&gt;</w:t>
      </w:r>
    </w:p>
    <w:p w14:paraId="4A29EA7B" w14:textId="25E8EDCA" w:rsidR="00E972BA" w:rsidRPr="00BE0419" w:rsidRDefault="00E972BA" w:rsidP="004E4BFF">
      <w:pPr>
        <w:pStyle w:val="Example"/>
      </w:pPr>
      <w:r w:rsidRPr="00BE0419">
        <w:t>&lt;Connector port=</w:t>
      </w:r>
      <w:r w:rsidR="002B0438">
        <w:t>"</w:t>
      </w:r>
      <w:r w:rsidRPr="00BE0419">
        <w:t>5082</w:t>
      </w:r>
      <w:r w:rsidR="002B0438">
        <w:t>"</w:t>
      </w:r>
    </w:p>
    <w:p w14:paraId="45155038" w14:textId="6CC4C4EE" w:rsidR="00E972BA" w:rsidRPr="00BE0419" w:rsidRDefault="00E972BA" w:rsidP="004E4BFF">
      <w:pPr>
        <w:pStyle w:val="Example"/>
      </w:pPr>
      <w:r w:rsidRPr="00BE0419">
        <w:t xml:space="preserve">ipAddress = </w:t>
      </w:r>
      <w:r w:rsidR="002B0438">
        <w:t>"</w:t>
      </w:r>
      <w:r w:rsidRPr="00BE0419">
        <w:rPr>
          <w:b/>
          <w:color w:val="FF0000"/>
        </w:rPr>
        <w:t>TeleStaxAS</w:t>
      </w:r>
      <w:r w:rsidR="002B0438">
        <w:t>"</w:t>
      </w:r>
    </w:p>
    <w:p w14:paraId="5DB33E85" w14:textId="1AC0C2D6" w:rsidR="00E972BA" w:rsidRPr="00BE0419" w:rsidRDefault="00E972BA" w:rsidP="004E4BFF">
      <w:pPr>
        <w:pStyle w:val="Example"/>
        <w:rPr>
          <w:b/>
          <w:color w:val="FF0000"/>
        </w:rPr>
      </w:pPr>
      <w:r w:rsidRPr="00BE0419">
        <w:rPr>
          <w:b/>
          <w:color w:val="FF0000"/>
        </w:rPr>
        <w:t xml:space="preserve">hostNames = </w:t>
      </w:r>
      <w:r w:rsidR="002B0438">
        <w:rPr>
          <w:b/>
          <w:color w:val="FF0000"/>
        </w:rPr>
        <w:t>"</w:t>
      </w:r>
      <w:r w:rsidRPr="00BE0419">
        <w:rPr>
          <w:b/>
          <w:color w:val="FF0000"/>
        </w:rPr>
        <w:t>TeleStaxAS</w:t>
      </w:r>
      <w:r w:rsidR="002B0438">
        <w:rPr>
          <w:b/>
          <w:color w:val="FF0000"/>
        </w:rPr>
        <w:t>"</w:t>
      </w:r>
    </w:p>
    <w:p w14:paraId="40726DC7" w14:textId="3167D3A4" w:rsidR="00E972BA" w:rsidRPr="00BE0419" w:rsidRDefault="00E972BA" w:rsidP="004E4BFF">
      <w:pPr>
        <w:pStyle w:val="Example"/>
      </w:pPr>
      <w:r w:rsidRPr="00BE0419">
        <w:t>protocol=</w:t>
      </w:r>
      <w:r w:rsidR="002B0438">
        <w:t>"</w:t>
      </w:r>
      <w:r w:rsidRPr="00BE0419">
        <w:t>org.mobicents.servlet.sip.startup.SipProtocolHandler</w:t>
      </w:r>
      <w:r w:rsidR="002B0438">
        <w:t>"</w:t>
      </w:r>
    </w:p>
    <w:p w14:paraId="00EA2FA2" w14:textId="63DEA22A" w:rsidR="00E972BA" w:rsidRPr="00BE0419" w:rsidRDefault="00E972BA" w:rsidP="004E4BFF">
      <w:pPr>
        <w:pStyle w:val="Example"/>
      </w:pPr>
      <w:r w:rsidRPr="00BE0419">
        <w:t>signalingTransport=</w:t>
      </w:r>
      <w:r w:rsidR="002B0438">
        <w:t>"</w:t>
      </w:r>
      <w:r w:rsidRPr="00BE0419">
        <w:t>ws</w:t>
      </w:r>
      <w:r w:rsidR="002B0438">
        <w:t>"</w:t>
      </w:r>
      <w:r w:rsidRPr="00BE0419">
        <w:t>/&gt;</w:t>
      </w:r>
    </w:p>
    <w:p w14:paraId="41614A34" w14:textId="0FC0B0ED" w:rsidR="00916AC5" w:rsidRDefault="00916AC5" w:rsidP="004E4BFF">
      <w:pPr>
        <w:keepNext/>
      </w:pPr>
      <w:r>
        <w:t xml:space="preserve">If the Application Server is configured in a cloud where it has an internal (private) IP address and externally bound IP address, the </w:t>
      </w:r>
      <w:r w:rsidR="00E972BA">
        <w:t>following</w:t>
      </w:r>
      <w:r>
        <w:t xml:space="preserve"> need</w:t>
      </w:r>
      <w:r w:rsidR="00E972BA">
        <w:t>s</w:t>
      </w:r>
      <w:r>
        <w:t xml:space="preserve"> to configure</w:t>
      </w:r>
      <w:r w:rsidR="00E972BA">
        <w:t xml:space="preserve">d </w:t>
      </w:r>
      <w:r>
        <w:t xml:space="preserve">in order for </w:t>
      </w:r>
      <w:r w:rsidR="00E972BA">
        <w:t xml:space="preserve">the Application Server </w:t>
      </w:r>
      <w:r>
        <w:t xml:space="preserve">to use </w:t>
      </w:r>
      <w:r w:rsidR="00E972BA">
        <w:t xml:space="preserve">an </w:t>
      </w:r>
      <w:r>
        <w:t xml:space="preserve">external IP address instead of </w:t>
      </w:r>
      <w:r w:rsidR="00E972BA">
        <w:t xml:space="preserve">a </w:t>
      </w:r>
      <w:r>
        <w:t>private one:</w:t>
      </w:r>
    </w:p>
    <w:p w14:paraId="4C688CF3" w14:textId="392C3F19" w:rsidR="00916AC5" w:rsidRDefault="00916AC5" w:rsidP="004E4BFF">
      <w:pPr>
        <w:pStyle w:val="Example"/>
        <w:keepNext/>
      </w:pPr>
      <w:r>
        <w:t>staticServerAddress=</w:t>
      </w:r>
      <w:r w:rsidR="002B0438">
        <w:t>"</w:t>
      </w:r>
      <w:r>
        <w:t>xxx.xxx.xxx.xxx</w:t>
      </w:r>
      <w:r w:rsidR="002B0438">
        <w:t>"</w:t>
      </w:r>
      <w:r>
        <w:br/>
        <w:t>staticServerPort=</w:t>
      </w:r>
      <w:r w:rsidR="002B0438">
        <w:t>"</w:t>
      </w:r>
      <w:r>
        <w:t>xxxx</w:t>
      </w:r>
      <w:r w:rsidR="002B0438">
        <w:t>"</w:t>
      </w:r>
      <w:r>
        <w:br/>
        <w:t>useStaticAddress=</w:t>
      </w:r>
      <w:r w:rsidR="002B0438">
        <w:t>"</w:t>
      </w:r>
      <w:r>
        <w:t>true</w:t>
      </w:r>
      <w:r w:rsidR="002B0438">
        <w:t>"</w:t>
      </w:r>
    </w:p>
    <w:p w14:paraId="61F41ADF" w14:textId="6E503728" w:rsidR="00AF61B9" w:rsidRDefault="00AF61B9" w:rsidP="004E4BFF">
      <w:pPr>
        <w:keepNext/>
      </w:pPr>
      <w:r w:rsidRPr="004E4BFF">
        <w:rPr>
          <w:b/>
        </w:rPr>
        <w:t>Example</w:t>
      </w:r>
    </w:p>
    <w:p w14:paraId="7692089F" w14:textId="77777777" w:rsidR="00E972BA" w:rsidRPr="00D16FFE" w:rsidRDefault="00E972BA" w:rsidP="004E4BFF">
      <w:pPr>
        <w:pStyle w:val="Example"/>
        <w:keepNext/>
      </w:pPr>
      <w:r w:rsidRPr="00D16FFE">
        <w:t>&lt;!-- Define a SIP Connector on port 5080 --&gt;</w:t>
      </w:r>
    </w:p>
    <w:p w14:paraId="5B61B7FE" w14:textId="75F69F2E" w:rsidR="00E972BA" w:rsidRPr="00D16FFE" w:rsidRDefault="00E972BA" w:rsidP="004E4BFF">
      <w:pPr>
        <w:pStyle w:val="Example"/>
        <w:keepNext/>
      </w:pPr>
      <w:r w:rsidRPr="00D16FFE">
        <w:t>&lt;Connector port=</w:t>
      </w:r>
      <w:r w:rsidR="002B0438">
        <w:t>"</w:t>
      </w:r>
      <w:r w:rsidRPr="00D16FFE">
        <w:t>5080</w:t>
      </w:r>
      <w:r w:rsidR="002B0438">
        <w:t>"</w:t>
      </w:r>
    </w:p>
    <w:p w14:paraId="4EDC6B42" w14:textId="362B2612" w:rsidR="00E972BA" w:rsidRPr="00D16FFE" w:rsidRDefault="00E972BA" w:rsidP="004E4BFF">
      <w:pPr>
        <w:pStyle w:val="Example"/>
        <w:keepNext/>
      </w:pPr>
      <w:r w:rsidRPr="00D16FFE">
        <w:t xml:space="preserve">ipAddress = </w:t>
      </w:r>
      <w:r w:rsidR="002B0438">
        <w:t>"</w:t>
      </w:r>
      <w:r w:rsidRPr="00D16FFE">
        <w:t>TelScaleApacheTomcat</w:t>
      </w:r>
      <w:r w:rsidR="002B0438">
        <w:t>"</w:t>
      </w:r>
    </w:p>
    <w:p w14:paraId="790B9099" w14:textId="77D1D6F0" w:rsidR="00E972BA" w:rsidRPr="00D16FFE" w:rsidRDefault="00E972BA" w:rsidP="004E4BFF">
      <w:pPr>
        <w:pStyle w:val="Example"/>
        <w:keepNext/>
      </w:pPr>
      <w:r w:rsidRPr="00D16FFE">
        <w:t>protocol=</w:t>
      </w:r>
      <w:r w:rsidR="002B0438">
        <w:t>"</w:t>
      </w:r>
      <w:r w:rsidRPr="00D16FFE">
        <w:t>org.mobicents.servlet.sip.startup.SipProtocolHandler</w:t>
      </w:r>
      <w:r w:rsidR="002B0438">
        <w:t>"</w:t>
      </w:r>
    </w:p>
    <w:p w14:paraId="4BB744AD" w14:textId="68BBF598" w:rsidR="00E972BA" w:rsidRPr="00D16FFE" w:rsidRDefault="00E972BA" w:rsidP="004E4BFF">
      <w:pPr>
        <w:pStyle w:val="Example"/>
      </w:pPr>
      <w:r w:rsidRPr="00D16FFE">
        <w:t>signalingTransport=</w:t>
      </w:r>
      <w:r w:rsidR="002B0438">
        <w:t>"</w:t>
      </w:r>
      <w:r w:rsidRPr="00D16FFE">
        <w:t>udp</w:t>
      </w:r>
      <w:r w:rsidR="002B0438">
        <w:t>"</w:t>
      </w:r>
    </w:p>
    <w:p w14:paraId="50D28DDE" w14:textId="0E09EC37" w:rsidR="00E972BA" w:rsidRPr="00877D11" w:rsidRDefault="00E972BA" w:rsidP="004E4BFF">
      <w:pPr>
        <w:pStyle w:val="Example"/>
        <w:rPr>
          <w:b/>
          <w:color w:val="FF0000"/>
        </w:rPr>
      </w:pPr>
      <w:r w:rsidRPr="00877D11">
        <w:rPr>
          <w:b/>
          <w:color w:val="FF0000"/>
        </w:rPr>
        <w:t>staticServerAddress=</w:t>
      </w:r>
      <w:r w:rsidR="002B0438">
        <w:rPr>
          <w:b/>
          <w:color w:val="FF0000"/>
        </w:rPr>
        <w:t>"</w:t>
      </w:r>
      <w:r w:rsidRPr="00877D11">
        <w:rPr>
          <w:b/>
          <w:color w:val="FF0000"/>
        </w:rPr>
        <w:t>xxx.xxx.xxx.xxx</w:t>
      </w:r>
      <w:r w:rsidR="002B0438">
        <w:rPr>
          <w:b/>
          <w:color w:val="FF0000"/>
        </w:rPr>
        <w:t>"</w:t>
      </w:r>
    </w:p>
    <w:p w14:paraId="38996281" w14:textId="7C54FE5A" w:rsidR="00E972BA" w:rsidRPr="00877D11" w:rsidRDefault="00E972BA" w:rsidP="004E4BFF">
      <w:pPr>
        <w:pStyle w:val="Example"/>
        <w:rPr>
          <w:b/>
          <w:color w:val="FF0000"/>
        </w:rPr>
      </w:pPr>
      <w:r w:rsidRPr="00877D11">
        <w:rPr>
          <w:b/>
          <w:color w:val="FF0000"/>
        </w:rPr>
        <w:lastRenderedPageBreak/>
        <w:t>staticServerPort=</w:t>
      </w:r>
      <w:r w:rsidR="002B0438">
        <w:rPr>
          <w:b/>
          <w:color w:val="FF0000"/>
        </w:rPr>
        <w:t>"</w:t>
      </w:r>
      <w:r w:rsidRPr="00877D11">
        <w:rPr>
          <w:b/>
          <w:color w:val="FF0000"/>
        </w:rPr>
        <w:t>5080</w:t>
      </w:r>
      <w:r w:rsidR="002B0438">
        <w:rPr>
          <w:b/>
          <w:color w:val="FF0000"/>
        </w:rPr>
        <w:t>"</w:t>
      </w:r>
    </w:p>
    <w:p w14:paraId="6F64B512" w14:textId="40B47788" w:rsidR="00E972BA" w:rsidRPr="00877D11" w:rsidRDefault="00E972BA" w:rsidP="004E4BFF">
      <w:pPr>
        <w:pStyle w:val="Example"/>
        <w:rPr>
          <w:b/>
          <w:color w:val="FF0000"/>
        </w:rPr>
      </w:pPr>
      <w:r w:rsidRPr="00877D11">
        <w:rPr>
          <w:b/>
          <w:color w:val="FF0000"/>
        </w:rPr>
        <w:t>useStaticAddress=</w:t>
      </w:r>
      <w:r w:rsidR="002B0438">
        <w:rPr>
          <w:b/>
          <w:color w:val="FF0000"/>
        </w:rPr>
        <w:t>"</w:t>
      </w:r>
      <w:r w:rsidRPr="00877D11">
        <w:rPr>
          <w:b/>
          <w:color w:val="FF0000"/>
        </w:rPr>
        <w:t>true</w:t>
      </w:r>
      <w:r w:rsidR="002B0438">
        <w:rPr>
          <w:b/>
          <w:color w:val="FF0000"/>
        </w:rPr>
        <w:t>"</w:t>
      </w:r>
      <w:r w:rsidRPr="00877D11">
        <w:t>/&gt;</w:t>
      </w:r>
    </w:p>
    <w:p w14:paraId="058354F3" w14:textId="77777777" w:rsidR="00E972BA" w:rsidRPr="00D16FFE" w:rsidRDefault="00E972BA" w:rsidP="004E4BFF">
      <w:pPr>
        <w:pStyle w:val="Example"/>
      </w:pPr>
    </w:p>
    <w:p w14:paraId="1A5EA6DA" w14:textId="77777777" w:rsidR="00E972BA" w:rsidRPr="00D16FFE" w:rsidRDefault="00E972BA" w:rsidP="004E4BFF">
      <w:pPr>
        <w:pStyle w:val="Example"/>
      </w:pPr>
      <w:r w:rsidRPr="00D16FFE">
        <w:t>&lt;!-- Define the default TCP SIP Connector --&gt;</w:t>
      </w:r>
    </w:p>
    <w:p w14:paraId="3C33B1FE" w14:textId="369F8A42" w:rsidR="00E972BA" w:rsidRPr="00D16FFE" w:rsidRDefault="00E972BA" w:rsidP="004E4BFF">
      <w:pPr>
        <w:pStyle w:val="Example"/>
      </w:pPr>
      <w:r w:rsidRPr="00D16FFE">
        <w:t>&lt;Connector port=</w:t>
      </w:r>
      <w:r w:rsidR="002B0438">
        <w:t>"</w:t>
      </w:r>
      <w:r w:rsidRPr="00D16FFE">
        <w:t>5080</w:t>
      </w:r>
      <w:r w:rsidR="002B0438">
        <w:t>"</w:t>
      </w:r>
    </w:p>
    <w:p w14:paraId="26402AFA" w14:textId="74E4439F" w:rsidR="00E972BA" w:rsidRPr="00D16FFE" w:rsidRDefault="00E972BA" w:rsidP="004E4BFF">
      <w:pPr>
        <w:pStyle w:val="Example"/>
      </w:pPr>
      <w:r w:rsidRPr="00D16FFE">
        <w:t xml:space="preserve">ipAddress = </w:t>
      </w:r>
      <w:r w:rsidR="002B0438">
        <w:t>"</w:t>
      </w:r>
      <w:r w:rsidRPr="00D16FFE">
        <w:t>TelScaleApacheTomcat</w:t>
      </w:r>
      <w:r w:rsidR="002B0438">
        <w:t>"</w:t>
      </w:r>
    </w:p>
    <w:p w14:paraId="06BD7A29" w14:textId="35CE1759" w:rsidR="00E972BA" w:rsidRPr="00D16FFE" w:rsidRDefault="00E972BA" w:rsidP="004E4BFF">
      <w:pPr>
        <w:pStyle w:val="Example"/>
      </w:pPr>
      <w:r w:rsidRPr="00D16FFE">
        <w:t>protocol=</w:t>
      </w:r>
      <w:r w:rsidR="002B0438">
        <w:t>"</w:t>
      </w:r>
      <w:r w:rsidRPr="00D16FFE">
        <w:t>org.mobicents.servlet.sip.startup.SipProtocolHandler</w:t>
      </w:r>
      <w:r w:rsidR="002B0438">
        <w:t>"</w:t>
      </w:r>
    </w:p>
    <w:p w14:paraId="2E04395B" w14:textId="62C48836" w:rsidR="00E972BA" w:rsidRPr="00D16FFE" w:rsidRDefault="00E972BA" w:rsidP="004E4BFF">
      <w:pPr>
        <w:pStyle w:val="Example"/>
      </w:pPr>
      <w:r w:rsidRPr="00D16FFE">
        <w:t>signalingTransport=</w:t>
      </w:r>
      <w:r w:rsidR="002B0438">
        <w:t>"</w:t>
      </w:r>
      <w:r w:rsidRPr="00D16FFE">
        <w:t>tcp</w:t>
      </w:r>
      <w:r w:rsidR="002B0438">
        <w:t>"</w:t>
      </w:r>
    </w:p>
    <w:p w14:paraId="73193651" w14:textId="2B5BE1FC" w:rsidR="00E972BA" w:rsidRPr="00877D11" w:rsidRDefault="00E972BA" w:rsidP="004E4BFF">
      <w:pPr>
        <w:pStyle w:val="Example"/>
        <w:rPr>
          <w:b/>
          <w:color w:val="FF0000"/>
        </w:rPr>
      </w:pPr>
      <w:r w:rsidRPr="00877D11">
        <w:rPr>
          <w:b/>
          <w:color w:val="FF0000"/>
        </w:rPr>
        <w:t>staticServerAddress=</w:t>
      </w:r>
      <w:r w:rsidR="002B0438">
        <w:rPr>
          <w:b/>
          <w:color w:val="FF0000"/>
        </w:rPr>
        <w:t>"</w:t>
      </w:r>
      <w:r w:rsidRPr="00877D11">
        <w:rPr>
          <w:b/>
          <w:color w:val="FF0000"/>
        </w:rPr>
        <w:t>xxx.xxx.xxx.xxx</w:t>
      </w:r>
      <w:r w:rsidR="002B0438">
        <w:rPr>
          <w:b/>
          <w:color w:val="FF0000"/>
        </w:rPr>
        <w:t>"</w:t>
      </w:r>
    </w:p>
    <w:p w14:paraId="2945AE99" w14:textId="3F3B5791" w:rsidR="00E972BA" w:rsidRPr="00877D11" w:rsidRDefault="00E972BA" w:rsidP="004E4BFF">
      <w:pPr>
        <w:pStyle w:val="Example"/>
        <w:rPr>
          <w:b/>
          <w:color w:val="FF0000"/>
        </w:rPr>
      </w:pPr>
      <w:r w:rsidRPr="00877D11">
        <w:rPr>
          <w:b/>
          <w:color w:val="FF0000"/>
        </w:rPr>
        <w:t>staticServerPort=</w:t>
      </w:r>
      <w:r w:rsidR="002B0438">
        <w:rPr>
          <w:b/>
          <w:color w:val="FF0000"/>
        </w:rPr>
        <w:t>"</w:t>
      </w:r>
      <w:r w:rsidRPr="00877D11">
        <w:rPr>
          <w:b/>
          <w:color w:val="FF0000"/>
        </w:rPr>
        <w:t>5080</w:t>
      </w:r>
      <w:r w:rsidR="002B0438">
        <w:rPr>
          <w:b/>
          <w:color w:val="FF0000"/>
        </w:rPr>
        <w:t>"</w:t>
      </w:r>
    </w:p>
    <w:p w14:paraId="7147F015" w14:textId="78075AC6" w:rsidR="00E972BA" w:rsidRPr="00877D11" w:rsidRDefault="00E972BA" w:rsidP="004E4BFF">
      <w:pPr>
        <w:pStyle w:val="Example"/>
        <w:rPr>
          <w:b/>
          <w:color w:val="FF0000"/>
        </w:rPr>
      </w:pPr>
      <w:r w:rsidRPr="00877D11">
        <w:rPr>
          <w:b/>
          <w:color w:val="FF0000"/>
        </w:rPr>
        <w:t>useStaticAddress=</w:t>
      </w:r>
      <w:r w:rsidR="002B0438">
        <w:rPr>
          <w:b/>
          <w:color w:val="FF0000"/>
        </w:rPr>
        <w:t>"</w:t>
      </w:r>
      <w:r w:rsidRPr="00877D11">
        <w:rPr>
          <w:b/>
          <w:color w:val="FF0000"/>
        </w:rPr>
        <w:t>true</w:t>
      </w:r>
      <w:r w:rsidR="002B0438">
        <w:rPr>
          <w:b/>
          <w:color w:val="FF0000"/>
        </w:rPr>
        <w:t>"</w:t>
      </w:r>
      <w:r w:rsidRPr="00877D11">
        <w:t>/&gt;</w:t>
      </w:r>
    </w:p>
    <w:p w14:paraId="6FD240EC" w14:textId="77777777" w:rsidR="00E972BA" w:rsidRPr="00D16FFE" w:rsidRDefault="00E972BA" w:rsidP="004E4BFF">
      <w:pPr>
        <w:pStyle w:val="Example"/>
      </w:pPr>
    </w:p>
    <w:p w14:paraId="7011A221" w14:textId="77777777" w:rsidR="00E972BA" w:rsidRPr="00D16FFE" w:rsidRDefault="00E972BA" w:rsidP="004E4BFF">
      <w:pPr>
        <w:pStyle w:val="Example"/>
      </w:pPr>
      <w:r w:rsidRPr="00D16FFE">
        <w:t>&lt;!-- Define the default TLS SIP Connector --&gt;</w:t>
      </w:r>
    </w:p>
    <w:p w14:paraId="6F85CAB0" w14:textId="2143853D" w:rsidR="00E972BA" w:rsidRPr="00D16FFE" w:rsidRDefault="00E972BA" w:rsidP="004E4BFF">
      <w:pPr>
        <w:pStyle w:val="Example"/>
      </w:pPr>
      <w:r w:rsidRPr="00D16FFE">
        <w:t>&lt;Connector port=</w:t>
      </w:r>
      <w:r w:rsidR="002B0438">
        <w:t>"</w:t>
      </w:r>
      <w:r w:rsidRPr="00D16FFE">
        <w:t>5081</w:t>
      </w:r>
      <w:r w:rsidR="002B0438">
        <w:t>"</w:t>
      </w:r>
    </w:p>
    <w:p w14:paraId="7ABDC821" w14:textId="630A5D2F" w:rsidR="00E972BA" w:rsidRPr="00D16FFE" w:rsidRDefault="00E972BA" w:rsidP="004E4BFF">
      <w:pPr>
        <w:pStyle w:val="Example"/>
      </w:pPr>
      <w:r w:rsidRPr="00D16FFE">
        <w:t xml:space="preserve">ipAddress = </w:t>
      </w:r>
      <w:r w:rsidR="002B0438">
        <w:t>"</w:t>
      </w:r>
      <w:r w:rsidRPr="00D16FFE">
        <w:t>TelScaleApacheTomcat</w:t>
      </w:r>
      <w:r w:rsidR="002B0438">
        <w:t>"</w:t>
      </w:r>
    </w:p>
    <w:p w14:paraId="5DB3A67A" w14:textId="3768DDFE" w:rsidR="00E972BA" w:rsidRPr="00D16FFE" w:rsidRDefault="00E972BA" w:rsidP="004E4BFF">
      <w:pPr>
        <w:pStyle w:val="Example"/>
      </w:pPr>
      <w:r w:rsidRPr="00D16FFE">
        <w:t>protocol=</w:t>
      </w:r>
      <w:r w:rsidR="002B0438">
        <w:t>"</w:t>
      </w:r>
      <w:r w:rsidRPr="00D16FFE">
        <w:t>org.mobicents.servlet.sip.startup.SipProtocolHandler</w:t>
      </w:r>
      <w:r w:rsidR="002B0438">
        <w:t>"</w:t>
      </w:r>
    </w:p>
    <w:p w14:paraId="50068656" w14:textId="5957E1E4" w:rsidR="00E972BA" w:rsidRPr="00D16FFE" w:rsidRDefault="00E972BA" w:rsidP="004E4BFF">
      <w:pPr>
        <w:pStyle w:val="Example"/>
      </w:pPr>
      <w:r w:rsidRPr="00D16FFE">
        <w:t>signalingTransport=</w:t>
      </w:r>
      <w:r w:rsidR="002B0438">
        <w:t>"</w:t>
      </w:r>
      <w:r w:rsidRPr="00D16FFE">
        <w:t>tls</w:t>
      </w:r>
      <w:r w:rsidR="002B0438">
        <w:t>"</w:t>
      </w:r>
    </w:p>
    <w:p w14:paraId="255C804A" w14:textId="5B0C7902" w:rsidR="00E972BA" w:rsidRPr="00877D11" w:rsidRDefault="00E972BA" w:rsidP="004E4BFF">
      <w:pPr>
        <w:pStyle w:val="Example"/>
        <w:rPr>
          <w:b/>
          <w:color w:val="FF0000"/>
        </w:rPr>
      </w:pPr>
      <w:r w:rsidRPr="00877D11">
        <w:rPr>
          <w:b/>
          <w:color w:val="FF0000"/>
        </w:rPr>
        <w:t>staticServerAddress=</w:t>
      </w:r>
      <w:r w:rsidR="002B0438">
        <w:rPr>
          <w:b/>
          <w:color w:val="FF0000"/>
        </w:rPr>
        <w:t>"</w:t>
      </w:r>
      <w:r w:rsidRPr="00877D11">
        <w:rPr>
          <w:b/>
          <w:color w:val="FF0000"/>
        </w:rPr>
        <w:t>xxx.xxx.xxx.xxx</w:t>
      </w:r>
      <w:r w:rsidR="002B0438">
        <w:rPr>
          <w:b/>
          <w:color w:val="FF0000"/>
        </w:rPr>
        <w:t>"</w:t>
      </w:r>
    </w:p>
    <w:p w14:paraId="68B251B3" w14:textId="5E67DBEB" w:rsidR="00E972BA" w:rsidRPr="00877D11" w:rsidRDefault="00E972BA" w:rsidP="004E4BFF">
      <w:pPr>
        <w:pStyle w:val="Example"/>
        <w:rPr>
          <w:b/>
          <w:color w:val="FF0000"/>
        </w:rPr>
      </w:pPr>
      <w:r w:rsidRPr="00877D11">
        <w:rPr>
          <w:b/>
          <w:color w:val="FF0000"/>
        </w:rPr>
        <w:t>staticServerPort=</w:t>
      </w:r>
      <w:r w:rsidR="002B0438">
        <w:rPr>
          <w:b/>
          <w:color w:val="FF0000"/>
        </w:rPr>
        <w:t>"</w:t>
      </w:r>
      <w:r w:rsidRPr="00877D11">
        <w:rPr>
          <w:b/>
          <w:color w:val="FF0000"/>
        </w:rPr>
        <w:t>5081</w:t>
      </w:r>
      <w:r w:rsidR="002B0438">
        <w:rPr>
          <w:b/>
          <w:color w:val="FF0000"/>
        </w:rPr>
        <w:t>"</w:t>
      </w:r>
    </w:p>
    <w:p w14:paraId="1BF5306C" w14:textId="54612EB4" w:rsidR="00E972BA" w:rsidRPr="00877D11" w:rsidRDefault="00E972BA" w:rsidP="004E4BFF">
      <w:pPr>
        <w:pStyle w:val="Example"/>
        <w:rPr>
          <w:b/>
        </w:rPr>
      </w:pPr>
      <w:r w:rsidRPr="00877D11">
        <w:rPr>
          <w:b/>
          <w:color w:val="FF0000"/>
        </w:rPr>
        <w:t>useStaticAddress=</w:t>
      </w:r>
      <w:r w:rsidR="002B0438">
        <w:rPr>
          <w:b/>
          <w:color w:val="FF0000"/>
        </w:rPr>
        <w:t>"</w:t>
      </w:r>
      <w:r w:rsidRPr="00877D11">
        <w:rPr>
          <w:b/>
          <w:color w:val="FF0000"/>
        </w:rPr>
        <w:t>true</w:t>
      </w:r>
      <w:r w:rsidR="002B0438">
        <w:rPr>
          <w:b/>
          <w:color w:val="FF0000"/>
        </w:rPr>
        <w:t>"</w:t>
      </w:r>
      <w:r w:rsidRPr="00877D11">
        <w:t>/&gt;</w:t>
      </w:r>
    </w:p>
    <w:p w14:paraId="284F6465" w14:textId="77777777" w:rsidR="00E972BA" w:rsidRPr="00D16FFE" w:rsidRDefault="00E972BA" w:rsidP="004E4BFF">
      <w:pPr>
        <w:pStyle w:val="Example"/>
      </w:pPr>
    </w:p>
    <w:p w14:paraId="08CB4346" w14:textId="77777777" w:rsidR="00E972BA" w:rsidRPr="00D16FFE" w:rsidRDefault="00E972BA" w:rsidP="004E4BFF">
      <w:pPr>
        <w:pStyle w:val="Example"/>
      </w:pPr>
      <w:r w:rsidRPr="00D16FFE">
        <w:t>&lt;!-- Define the default SIP Over WebSockets Connector --&gt;</w:t>
      </w:r>
    </w:p>
    <w:p w14:paraId="78E079F7" w14:textId="35027882" w:rsidR="00E972BA" w:rsidRPr="00D16FFE" w:rsidRDefault="00E972BA" w:rsidP="004E4BFF">
      <w:pPr>
        <w:pStyle w:val="Example"/>
      </w:pPr>
      <w:r w:rsidRPr="00D16FFE">
        <w:t>&lt;Connector port=</w:t>
      </w:r>
      <w:r w:rsidR="002B0438">
        <w:t>"</w:t>
      </w:r>
      <w:r w:rsidRPr="00D16FFE">
        <w:t>5082</w:t>
      </w:r>
      <w:r w:rsidR="002B0438">
        <w:t>"</w:t>
      </w:r>
    </w:p>
    <w:p w14:paraId="56B3F902" w14:textId="3C3C539D" w:rsidR="00E972BA" w:rsidRPr="00D16FFE" w:rsidRDefault="00E972BA" w:rsidP="004E4BFF">
      <w:pPr>
        <w:pStyle w:val="Example"/>
      </w:pPr>
      <w:r w:rsidRPr="00D16FFE">
        <w:t xml:space="preserve">ipAddress = </w:t>
      </w:r>
      <w:r w:rsidR="002B0438">
        <w:t>"</w:t>
      </w:r>
      <w:r w:rsidRPr="00D16FFE">
        <w:t>TelScaleApacheTomcat</w:t>
      </w:r>
      <w:r w:rsidR="002B0438">
        <w:t>"</w:t>
      </w:r>
    </w:p>
    <w:p w14:paraId="51649A5E" w14:textId="2106FA01" w:rsidR="00E972BA" w:rsidRPr="00D16FFE" w:rsidRDefault="00E972BA" w:rsidP="004E4BFF">
      <w:pPr>
        <w:pStyle w:val="Example"/>
      </w:pPr>
      <w:r w:rsidRPr="00D16FFE">
        <w:t>protocol=</w:t>
      </w:r>
      <w:r w:rsidR="002B0438">
        <w:t>"</w:t>
      </w:r>
      <w:r w:rsidRPr="00D16FFE">
        <w:t>org.mobicents.servlet.sip.startup.SipProtocolHandler</w:t>
      </w:r>
      <w:r w:rsidR="002B0438">
        <w:t>"</w:t>
      </w:r>
    </w:p>
    <w:p w14:paraId="1B82DD6B" w14:textId="740E5246" w:rsidR="00E972BA" w:rsidRPr="00D16FFE" w:rsidRDefault="00E972BA" w:rsidP="004E4BFF">
      <w:pPr>
        <w:pStyle w:val="Example"/>
      </w:pPr>
      <w:r w:rsidRPr="00D16FFE">
        <w:t>signalingTransport=</w:t>
      </w:r>
      <w:r w:rsidR="002B0438">
        <w:t>"</w:t>
      </w:r>
      <w:r w:rsidRPr="00D16FFE">
        <w:t>ws</w:t>
      </w:r>
      <w:r w:rsidR="002B0438">
        <w:t>"</w:t>
      </w:r>
    </w:p>
    <w:p w14:paraId="0675207A" w14:textId="4AF91228" w:rsidR="00E972BA" w:rsidRPr="00877D11" w:rsidRDefault="00E972BA" w:rsidP="004E4BFF">
      <w:pPr>
        <w:pStyle w:val="Example"/>
        <w:rPr>
          <w:b/>
          <w:color w:val="FF0000"/>
        </w:rPr>
      </w:pPr>
      <w:r w:rsidRPr="00877D11">
        <w:rPr>
          <w:b/>
          <w:color w:val="FF0000"/>
        </w:rPr>
        <w:t>staticServerAddress=</w:t>
      </w:r>
      <w:r w:rsidR="002B0438">
        <w:rPr>
          <w:b/>
          <w:color w:val="FF0000"/>
        </w:rPr>
        <w:t>"</w:t>
      </w:r>
      <w:r w:rsidRPr="00877D11">
        <w:rPr>
          <w:b/>
          <w:color w:val="FF0000"/>
        </w:rPr>
        <w:t>xxx.xxx.xxx.xxx</w:t>
      </w:r>
      <w:r w:rsidR="002B0438">
        <w:rPr>
          <w:b/>
          <w:color w:val="FF0000"/>
        </w:rPr>
        <w:t>"</w:t>
      </w:r>
    </w:p>
    <w:p w14:paraId="566B8A30" w14:textId="69F3D2A8" w:rsidR="00E972BA" w:rsidRPr="00877D11" w:rsidRDefault="00E972BA" w:rsidP="004E4BFF">
      <w:pPr>
        <w:pStyle w:val="Example"/>
        <w:rPr>
          <w:b/>
          <w:color w:val="FF0000"/>
        </w:rPr>
      </w:pPr>
      <w:r w:rsidRPr="00877D11">
        <w:rPr>
          <w:b/>
          <w:color w:val="FF0000"/>
        </w:rPr>
        <w:t>staticServerPort=</w:t>
      </w:r>
      <w:r w:rsidR="002B0438">
        <w:rPr>
          <w:b/>
          <w:color w:val="FF0000"/>
        </w:rPr>
        <w:t>"</w:t>
      </w:r>
      <w:r w:rsidRPr="00877D11">
        <w:rPr>
          <w:b/>
          <w:color w:val="FF0000"/>
        </w:rPr>
        <w:t>5082</w:t>
      </w:r>
      <w:r w:rsidR="002B0438">
        <w:rPr>
          <w:b/>
          <w:color w:val="FF0000"/>
        </w:rPr>
        <w:t>"</w:t>
      </w:r>
    </w:p>
    <w:p w14:paraId="76A1312B" w14:textId="0152FF09" w:rsidR="00E972BA" w:rsidRPr="00BD0038" w:rsidRDefault="00E972BA" w:rsidP="004E4BFF">
      <w:pPr>
        <w:pStyle w:val="Example"/>
      </w:pPr>
      <w:r w:rsidRPr="00877D11">
        <w:rPr>
          <w:b/>
          <w:color w:val="FF0000"/>
        </w:rPr>
        <w:t>useStaticAddress=</w:t>
      </w:r>
      <w:r w:rsidR="002B0438">
        <w:rPr>
          <w:b/>
          <w:color w:val="FF0000"/>
        </w:rPr>
        <w:t>"</w:t>
      </w:r>
      <w:r w:rsidRPr="00877D11">
        <w:rPr>
          <w:b/>
          <w:color w:val="FF0000"/>
        </w:rPr>
        <w:t>true</w:t>
      </w:r>
      <w:r w:rsidR="002B0438">
        <w:rPr>
          <w:b/>
          <w:color w:val="FF0000"/>
        </w:rPr>
        <w:t>"</w:t>
      </w:r>
      <w:r w:rsidRPr="00D16FFE">
        <w:t>/&gt;</w:t>
      </w:r>
    </w:p>
    <w:bookmarkStart w:id="132" w:name="_Firewall_Configuration"/>
    <w:bookmarkStart w:id="133" w:name="_TeleStax_Startup"/>
    <w:bookmarkEnd w:id="132"/>
    <w:bookmarkEnd w:id="133"/>
    <w:p w14:paraId="55FFD5D9" w14:textId="1EDE2F8D" w:rsidR="004456FB" w:rsidRPr="00F45577" w:rsidRDefault="004E4BFF" w:rsidP="00F45577">
      <w:pPr>
        <w:pStyle w:val="Heading3"/>
      </w:pPr>
      <w:r>
        <w:fldChar w:fldCharType="begin"/>
      </w:r>
      <w:r>
        <w:instrText xml:space="preserve"> HYPERLINK \l "appendix_jsr309_connector_enviro_8001" </w:instrText>
      </w:r>
      <w:r>
        <w:fldChar w:fldCharType="separate"/>
      </w:r>
      <w:bookmarkStart w:id="134" w:name="_Toc446324874"/>
      <w:bookmarkStart w:id="135" w:name="_Toc391387008"/>
      <w:r w:rsidR="004456FB" w:rsidRPr="00F45577">
        <w:rPr>
          <w:rStyle w:val="Hyperlink"/>
          <w:color w:val="0E309B"/>
          <w:sz w:val="24"/>
          <w:szCs w:val="24"/>
        </w:rPr>
        <w:t>TeleStax Startup</w:t>
      </w:r>
      <w:bookmarkEnd w:id="134"/>
      <w:bookmarkEnd w:id="135"/>
      <w:r>
        <w:rPr>
          <w:rStyle w:val="Hyperlink"/>
          <w:color w:val="0E309B"/>
          <w:sz w:val="24"/>
          <w:szCs w:val="24"/>
        </w:rPr>
        <w:fldChar w:fldCharType="end"/>
      </w:r>
    </w:p>
    <w:p w14:paraId="52BBD5A0" w14:textId="66A0E8A2" w:rsidR="00A273EF" w:rsidRDefault="00E972BA" w:rsidP="00BE0419">
      <w:r>
        <w:t>T</w:t>
      </w:r>
      <w:r w:rsidR="006C2548">
        <w:t xml:space="preserve">o run </w:t>
      </w:r>
      <w:r>
        <w:t xml:space="preserve">the </w:t>
      </w:r>
      <w:r w:rsidR="006C2548">
        <w:t>Application Server</w:t>
      </w:r>
      <w:r>
        <w:t>, go to the following directory:</w:t>
      </w:r>
    </w:p>
    <w:p w14:paraId="12D42E8A" w14:textId="77777777" w:rsidR="00E972BA" w:rsidRDefault="00E972BA" w:rsidP="004E4BFF">
      <w:pPr>
        <w:pStyle w:val="Example"/>
      </w:pPr>
      <w:r>
        <w:t>${CATALINA_HOME}/bin</w:t>
      </w:r>
    </w:p>
    <w:p w14:paraId="0AFF3544" w14:textId="460975BA" w:rsidR="00916AC5" w:rsidRDefault="003C5707" w:rsidP="004F79B6">
      <w:r>
        <w:t>Then, e</w:t>
      </w:r>
      <w:r w:rsidR="00916AC5">
        <w:t>xecute the following command:</w:t>
      </w:r>
    </w:p>
    <w:p w14:paraId="55E471FB" w14:textId="77777777" w:rsidR="00E972BA" w:rsidRDefault="00E972BA" w:rsidP="004E4BFF">
      <w:pPr>
        <w:pStyle w:val="Example"/>
      </w:pPr>
      <w:r w:rsidRPr="00BE0419">
        <w:t>./catalina.sh run</w:t>
      </w:r>
    </w:p>
    <w:p w14:paraId="7BAB38E2" w14:textId="145248F8" w:rsidR="00877513" w:rsidRPr="00877513" w:rsidRDefault="00F16D54" w:rsidP="00877513">
      <w:pPr>
        <w:jc w:val="center"/>
      </w:pPr>
      <w:r>
        <w:rPr>
          <w:noProof/>
        </w:rPr>
        <w:drawing>
          <wp:inline distT="0" distB="0" distL="0" distR="0" wp14:anchorId="51D26AFD" wp14:editId="53022500">
            <wp:extent cx="5939790" cy="1685925"/>
            <wp:effectExtent l="0" t="0" r="3810" b="9525"/>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9790" cy="1685925"/>
                    </a:xfrm>
                    <a:prstGeom prst="rect">
                      <a:avLst/>
                    </a:prstGeom>
                    <a:noFill/>
                    <a:ln>
                      <a:noFill/>
                    </a:ln>
                  </pic:spPr>
                </pic:pic>
              </a:graphicData>
            </a:graphic>
          </wp:inline>
        </w:drawing>
      </w:r>
    </w:p>
    <w:p w14:paraId="72B2255E" w14:textId="73F64978" w:rsidR="002B33F1" w:rsidRPr="002B21D9" w:rsidRDefault="002B33F1" w:rsidP="009D398E">
      <w:r>
        <w:t>To stop the service</w:t>
      </w:r>
      <w:r w:rsidR="002B21D9">
        <w:t>,</w:t>
      </w:r>
      <w:r>
        <w:t xml:space="preserve"> press </w:t>
      </w:r>
      <w:r w:rsidRPr="00AA5376">
        <w:rPr>
          <w:b/>
        </w:rPr>
        <w:t>Ctrl</w:t>
      </w:r>
      <w:r w:rsidR="00E972BA">
        <w:t>+</w:t>
      </w:r>
      <w:r w:rsidRPr="00AA5376">
        <w:rPr>
          <w:b/>
        </w:rPr>
        <w:t>C</w:t>
      </w:r>
      <w:r w:rsidR="002B21D9">
        <w:t>.</w:t>
      </w:r>
    </w:p>
    <w:bookmarkStart w:id="136" w:name="_TeleStax_Verification"/>
    <w:bookmarkEnd w:id="136"/>
    <w:p w14:paraId="37507D50" w14:textId="77777777" w:rsidR="004456FB" w:rsidRPr="00F45577" w:rsidRDefault="004456FB" w:rsidP="00F45577">
      <w:pPr>
        <w:pStyle w:val="Heading3"/>
      </w:pPr>
      <w:r w:rsidRPr="00F45577">
        <w:lastRenderedPageBreak/>
        <w:fldChar w:fldCharType="begin"/>
      </w:r>
      <w:r w:rsidRPr="00F45577">
        <w:instrText xml:space="preserve"> HYPERLINK "" \l "appendix_jsr309_connector_enviro_87" </w:instrText>
      </w:r>
      <w:r w:rsidRPr="00F45577">
        <w:fldChar w:fldCharType="separate"/>
      </w:r>
      <w:bookmarkStart w:id="137" w:name="_Toc446324875"/>
      <w:bookmarkStart w:id="138" w:name="_Toc391387009"/>
      <w:r w:rsidRPr="00F45577">
        <w:rPr>
          <w:rStyle w:val="Hyperlink"/>
          <w:color w:val="0E309B"/>
          <w:sz w:val="24"/>
          <w:szCs w:val="24"/>
        </w:rPr>
        <w:t>TeleStax Verification</w:t>
      </w:r>
      <w:bookmarkEnd w:id="137"/>
      <w:bookmarkEnd w:id="138"/>
      <w:r w:rsidRPr="00F45577">
        <w:fldChar w:fldCharType="end"/>
      </w:r>
    </w:p>
    <w:p w14:paraId="25E42AC6" w14:textId="1F174048" w:rsidR="002B33F1" w:rsidRDefault="004456FB" w:rsidP="009D398E">
      <w:r>
        <w:t xml:space="preserve">Once </w:t>
      </w:r>
      <w:r w:rsidR="00FF55C9">
        <w:t xml:space="preserve">the </w:t>
      </w:r>
      <w:r w:rsidR="002453F4">
        <w:t>Application Server</w:t>
      </w:r>
      <w:r>
        <w:t xml:space="preserve"> </w:t>
      </w:r>
      <w:r w:rsidR="002B33F1">
        <w:t xml:space="preserve">service </w:t>
      </w:r>
      <w:r w:rsidR="004A5AF8">
        <w:t>is</w:t>
      </w:r>
      <w:r w:rsidR="002B33F1">
        <w:t xml:space="preserve"> started</w:t>
      </w:r>
      <w:r w:rsidR="004A5AF8">
        <w:t>,</w:t>
      </w:r>
      <w:r w:rsidR="002B33F1">
        <w:t xml:space="preserve"> access </w:t>
      </w:r>
      <w:r w:rsidR="00FF55C9">
        <w:t xml:space="preserve">the </w:t>
      </w:r>
      <w:r w:rsidR="002B33F1">
        <w:t>TeleStax Apache-Tomcat Web Administration from any browser by going to</w:t>
      </w:r>
      <w:r>
        <w:t xml:space="preserve"> the following URL</w:t>
      </w:r>
      <w:r w:rsidR="002B33F1">
        <w:t>:</w:t>
      </w:r>
    </w:p>
    <w:p w14:paraId="3D49B70F" w14:textId="77777777" w:rsidR="003A0E13" w:rsidRPr="003A0E13" w:rsidRDefault="003A0E13" w:rsidP="009D398E">
      <w:r w:rsidRPr="003A0E13">
        <w:t>http://&lt;</w:t>
      </w:r>
      <w:r w:rsidR="00D30CAF">
        <w:t>as_ip_address</w:t>
      </w:r>
      <w:r w:rsidRPr="003A0E13">
        <w:t>&gt;:8080</w:t>
      </w:r>
    </w:p>
    <w:p w14:paraId="50009F14" w14:textId="544C6B1C" w:rsidR="00745ECD" w:rsidRDefault="00F16D54">
      <w:pPr>
        <w:rPr>
          <w:noProof/>
        </w:rPr>
      </w:pPr>
      <w:r>
        <w:rPr>
          <w:noProof/>
        </w:rPr>
        <w:drawing>
          <wp:inline distT="0" distB="0" distL="0" distR="0" wp14:anchorId="105F4AEC" wp14:editId="79FF486E">
            <wp:extent cx="5762625" cy="4142387"/>
            <wp:effectExtent l="0" t="0" r="0" b="0"/>
            <wp:docPr id="5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6055" cy="4144853"/>
                    </a:xfrm>
                    <a:prstGeom prst="rect">
                      <a:avLst/>
                    </a:prstGeom>
                    <a:noFill/>
                    <a:ln>
                      <a:noFill/>
                    </a:ln>
                  </pic:spPr>
                </pic:pic>
              </a:graphicData>
            </a:graphic>
          </wp:inline>
        </w:drawing>
      </w:r>
    </w:p>
    <w:p w14:paraId="289D380B" w14:textId="3CCCC2EA" w:rsidR="002B33F1" w:rsidRDefault="002B33F1" w:rsidP="004E4BFF">
      <w:pPr>
        <w:keepNext/>
      </w:pPr>
      <w:r>
        <w:t xml:space="preserve">With </w:t>
      </w:r>
      <w:r w:rsidR="00FF55C9">
        <w:t xml:space="preserve">the </w:t>
      </w:r>
      <w:r>
        <w:t xml:space="preserve">newly installed </w:t>
      </w:r>
      <w:r w:rsidR="00FF55C9">
        <w:t>Application Server</w:t>
      </w:r>
      <w:r w:rsidR="004A5AF8">
        <w:t>,</w:t>
      </w:r>
      <w:r>
        <w:t xml:space="preserve"> there will be no access to any</w:t>
      </w:r>
      <w:r w:rsidR="004456FB">
        <w:t xml:space="preserve"> of</w:t>
      </w:r>
      <w:r>
        <w:t xml:space="preserve"> </w:t>
      </w:r>
      <w:r w:rsidR="004A5AF8">
        <w:t xml:space="preserve">the </w:t>
      </w:r>
      <w:r>
        <w:t>configuration section</w:t>
      </w:r>
      <w:r w:rsidR="004456FB">
        <w:t>s</w:t>
      </w:r>
      <w:r>
        <w:t xml:space="preserve">. The following steps need to be taken to </w:t>
      </w:r>
      <w:r w:rsidR="00FF55C9">
        <w:t xml:space="preserve">get </w:t>
      </w:r>
      <w:r w:rsidR="004456FB">
        <w:t>access</w:t>
      </w:r>
      <w:r>
        <w:t>:</w:t>
      </w:r>
    </w:p>
    <w:p w14:paraId="327BB9B7" w14:textId="4318B2EF" w:rsidR="002B33F1" w:rsidRDefault="002B33F1" w:rsidP="005E77D6">
      <w:pPr>
        <w:pStyle w:val="ListParagraph"/>
        <w:keepNext/>
        <w:numPr>
          <w:ilvl w:val="0"/>
          <w:numId w:val="49"/>
        </w:numPr>
      </w:pPr>
      <w:r>
        <w:t>Edit</w:t>
      </w:r>
      <w:r w:rsidR="00FF55C9">
        <w:t xml:space="preserve"> the</w:t>
      </w:r>
      <w:r>
        <w:t xml:space="preserve"> </w:t>
      </w:r>
      <w:r w:rsidRPr="00E752BA">
        <w:rPr>
          <w:i/>
        </w:rPr>
        <w:t>tomcat-users.xml</w:t>
      </w:r>
      <w:r>
        <w:t xml:space="preserve"> </w:t>
      </w:r>
      <w:r w:rsidR="00FF55C9">
        <w:t>file:</w:t>
      </w:r>
    </w:p>
    <w:p w14:paraId="20D15001" w14:textId="77777777" w:rsidR="00FF55C9" w:rsidRDefault="00FF55C9" w:rsidP="004E4BFF">
      <w:pPr>
        <w:pStyle w:val="ExampleIndent"/>
      </w:pPr>
      <w:r>
        <w:t>${CATALINA_HOME}/conf/tomcat-users.xml</w:t>
      </w:r>
    </w:p>
    <w:p w14:paraId="7381B9D9" w14:textId="56365F45" w:rsidR="002B33F1" w:rsidRDefault="00FF55C9" w:rsidP="005E77D6">
      <w:pPr>
        <w:pStyle w:val="ListParagraph"/>
        <w:numPr>
          <w:ilvl w:val="0"/>
          <w:numId w:val="49"/>
        </w:numPr>
      </w:pPr>
      <w:r>
        <w:t>M</w:t>
      </w:r>
      <w:r w:rsidR="00BE0419">
        <w:t xml:space="preserve">odify the file </w:t>
      </w:r>
      <w:r>
        <w:t>like the example modifications shown below</w:t>
      </w:r>
      <w:r w:rsidR="00BE0419">
        <w:t xml:space="preserve"> in </w:t>
      </w:r>
      <w:r w:rsidR="00BE0419" w:rsidRPr="00BE0419">
        <w:rPr>
          <w:b/>
          <w:color w:val="FF0000"/>
        </w:rPr>
        <w:t>RED</w:t>
      </w:r>
      <w:r w:rsidR="00BE0419">
        <w:t>:</w:t>
      </w:r>
    </w:p>
    <w:p w14:paraId="0395C9A6" w14:textId="77777777" w:rsidR="00FF55C9" w:rsidRPr="00E752BA" w:rsidRDefault="00FF55C9" w:rsidP="004E4BFF">
      <w:pPr>
        <w:pStyle w:val="Example"/>
        <w:ind w:left="720"/>
      </w:pPr>
      <w:r w:rsidRPr="00E752BA">
        <w:t>&lt;!--</w:t>
      </w:r>
    </w:p>
    <w:p w14:paraId="246593D6" w14:textId="77777777" w:rsidR="00FF55C9" w:rsidRPr="00E752BA" w:rsidRDefault="00FF55C9" w:rsidP="004E4BFF">
      <w:pPr>
        <w:pStyle w:val="Example"/>
        <w:ind w:left="720"/>
      </w:pPr>
      <w:r w:rsidRPr="00E752BA">
        <w:t xml:space="preserve">  NOTE:  The sample user and role entries below are wrapped in a comment</w:t>
      </w:r>
    </w:p>
    <w:p w14:paraId="67E54ADD" w14:textId="77777777" w:rsidR="00FF55C9" w:rsidRPr="00E752BA" w:rsidRDefault="00FF55C9" w:rsidP="004E4BFF">
      <w:pPr>
        <w:pStyle w:val="Example"/>
        <w:ind w:left="720"/>
      </w:pPr>
      <w:r w:rsidRPr="00E752BA">
        <w:t xml:space="preserve">  and thus are ignored when reading this file. Do not forget to remove</w:t>
      </w:r>
    </w:p>
    <w:p w14:paraId="6275DD1F" w14:textId="77777777" w:rsidR="00FF55C9" w:rsidRPr="00E752BA" w:rsidRDefault="00FF55C9" w:rsidP="004E4BFF">
      <w:pPr>
        <w:pStyle w:val="Example"/>
        <w:ind w:left="720"/>
      </w:pPr>
      <w:r w:rsidRPr="00E752BA">
        <w:t xml:space="preserve">  &lt;!.. ..&gt; that surrounds them.</w:t>
      </w:r>
    </w:p>
    <w:p w14:paraId="5EB0CA1F" w14:textId="77777777" w:rsidR="00FF55C9" w:rsidRPr="00E752BA" w:rsidRDefault="00FF55C9" w:rsidP="004E4BFF">
      <w:pPr>
        <w:pStyle w:val="Example"/>
        <w:ind w:left="720"/>
      </w:pPr>
      <w:r w:rsidRPr="00E752BA">
        <w:t>--&gt;</w:t>
      </w:r>
    </w:p>
    <w:p w14:paraId="3F46FBA0" w14:textId="16DD9F89" w:rsidR="00FF55C9" w:rsidRPr="004E4BFF" w:rsidRDefault="00FF55C9" w:rsidP="004E4BFF">
      <w:pPr>
        <w:pStyle w:val="Example"/>
        <w:ind w:left="720"/>
        <w:rPr>
          <w:b/>
          <w:color w:val="FF0000"/>
        </w:rPr>
      </w:pPr>
      <w:r w:rsidRPr="004E4BFF">
        <w:rPr>
          <w:b/>
          <w:color w:val="FF0000"/>
        </w:rPr>
        <w:t>&lt;role rolename=</w:t>
      </w:r>
      <w:r w:rsidR="002B0438">
        <w:rPr>
          <w:b/>
          <w:color w:val="FF0000"/>
        </w:rPr>
        <w:t>"</w:t>
      </w:r>
      <w:r w:rsidRPr="004E4BFF">
        <w:rPr>
          <w:b/>
          <w:color w:val="FF0000"/>
        </w:rPr>
        <w:t>manager-gui</w:t>
      </w:r>
      <w:r w:rsidR="002B0438">
        <w:rPr>
          <w:b/>
          <w:color w:val="FF0000"/>
        </w:rPr>
        <w:t>"</w:t>
      </w:r>
      <w:r w:rsidRPr="004E4BFF">
        <w:rPr>
          <w:b/>
          <w:color w:val="FF0000"/>
        </w:rPr>
        <w:t>/&gt;</w:t>
      </w:r>
    </w:p>
    <w:p w14:paraId="21300657" w14:textId="6A232A11" w:rsidR="00FF55C9" w:rsidRPr="004E4BFF" w:rsidRDefault="00FF55C9" w:rsidP="004E4BFF">
      <w:pPr>
        <w:pStyle w:val="Example"/>
        <w:ind w:left="720"/>
        <w:rPr>
          <w:b/>
          <w:color w:val="FF0000"/>
        </w:rPr>
      </w:pPr>
      <w:r w:rsidRPr="004E4BFF">
        <w:rPr>
          <w:b/>
          <w:color w:val="FF0000"/>
        </w:rPr>
        <w:t>&lt;user username=</w:t>
      </w:r>
      <w:r w:rsidR="002B0438">
        <w:rPr>
          <w:b/>
          <w:color w:val="FF0000"/>
        </w:rPr>
        <w:t>"</w:t>
      </w:r>
      <w:r w:rsidRPr="004E4BFF">
        <w:rPr>
          <w:b/>
          <w:color w:val="FF0000"/>
        </w:rPr>
        <w:t>admin</w:t>
      </w:r>
      <w:r w:rsidR="002B0438">
        <w:rPr>
          <w:b/>
          <w:color w:val="FF0000"/>
        </w:rPr>
        <w:t>"</w:t>
      </w:r>
      <w:r w:rsidRPr="004E4BFF">
        <w:rPr>
          <w:b/>
          <w:color w:val="FF0000"/>
        </w:rPr>
        <w:t xml:space="preserve"> password=</w:t>
      </w:r>
      <w:r w:rsidR="002B0438">
        <w:rPr>
          <w:b/>
          <w:color w:val="FF0000"/>
        </w:rPr>
        <w:t>"</w:t>
      </w:r>
      <w:r w:rsidRPr="004E4BFF">
        <w:rPr>
          <w:b/>
          <w:color w:val="FF0000"/>
        </w:rPr>
        <w:t>admin</w:t>
      </w:r>
      <w:r w:rsidR="002B0438">
        <w:rPr>
          <w:b/>
          <w:color w:val="FF0000"/>
        </w:rPr>
        <w:t>"</w:t>
      </w:r>
      <w:r w:rsidRPr="004E4BFF">
        <w:rPr>
          <w:b/>
          <w:color w:val="FF0000"/>
        </w:rPr>
        <w:t xml:space="preserve"> roles=</w:t>
      </w:r>
      <w:r w:rsidR="002B0438">
        <w:rPr>
          <w:b/>
          <w:color w:val="FF0000"/>
        </w:rPr>
        <w:t>"</w:t>
      </w:r>
      <w:r w:rsidRPr="004E4BFF">
        <w:rPr>
          <w:b/>
          <w:color w:val="FF0000"/>
        </w:rPr>
        <w:t>manager-gui</w:t>
      </w:r>
      <w:r w:rsidR="002B0438">
        <w:rPr>
          <w:b/>
          <w:color w:val="FF0000"/>
        </w:rPr>
        <w:t>"</w:t>
      </w:r>
      <w:r w:rsidRPr="004E4BFF">
        <w:rPr>
          <w:b/>
          <w:color w:val="FF0000"/>
        </w:rPr>
        <w:t>/&gt;</w:t>
      </w:r>
    </w:p>
    <w:p w14:paraId="4A6FE995" w14:textId="77777777" w:rsidR="00FF55C9" w:rsidRPr="00E752BA" w:rsidRDefault="00FF55C9" w:rsidP="004E4BFF">
      <w:pPr>
        <w:pStyle w:val="Example"/>
        <w:ind w:left="720"/>
      </w:pPr>
      <w:r w:rsidRPr="00E752BA">
        <w:t>&lt;!--</w:t>
      </w:r>
    </w:p>
    <w:p w14:paraId="4260D8E3" w14:textId="5C83DACF" w:rsidR="00FF55C9" w:rsidRPr="00E752BA" w:rsidRDefault="00FF55C9" w:rsidP="004E4BFF">
      <w:pPr>
        <w:pStyle w:val="Example"/>
        <w:ind w:left="720"/>
      </w:pPr>
      <w:r w:rsidRPr="00E752BA">
        <w:t xml:space="preserve">  &lt;role rolename=</w:t>
      </w:r>
      <w:r w:rsidR="002B0438">
        <w:t>"</w:t>
      </w:r>
      <w:r w:rsidRPr="00E752BA">
        <w:t>tomcat</w:t>
      </w:r>
      <w:r w:rsidR="002B0438">
        <w:t>"</w:t>
      </w:r>
      <w:r w:rsidRPr="00E752BA">
        <w:t>/&gt;</w:t>
      </w:r>
    </w:p>
    <w:p w14:paraId="186D5B8D" w14:textId="231F89CD" w:rsidR="00FF55C9" w:rsidRPr="00E752BA" w:rsidRDefault="00FF55C9" w:rsidP="004E4BFF">
      <w:pPr>
        <w:pStyle w:val="Example"/>
        <w:ind w:left="720"/>
      </w:pPr>
      <w:r w:rsidRPr="00E752BA">
        <w:t xml:space="preserve">  &lt;role rolename=</w:t>
      </w:r>
      <w:r w:rsidR="002B0438">
        <w:t>"</w:t>
      </w:r>
      <w:r w:rsidRPr="00E752BA">
        <w:t>role1</w:t>
      </w:r>
      <w:r w:rsidR="002B0438">
        <w:t>"</w:t>
      </w:r>
      <w:r w:rsidRPr="00E752BA">
        <w:t>/&gt;</w:t>
      </w:r>
    </w:p>
    <w:p w14:paraId="1CE13E0E" w14:textId="2DEDE912" w:rsidR="00560791" w:rsidRPr="00560791" w:rsidRDefault="00FF55C9" w:rsidP="005E77D6">
      <w:pPr>
        <w:pStyle w:val="ListParagraph"/>
        <w:numPr>
          <w:ilvl w:val="0"/>
          <w:numId w:val="49"/>
        </w:numPr>
      </w:pPr>
      <w:r>
        <w:t>A</w:t>
      </w:r>
      <w:r w:rsidR="002B33F1">
        <w:t xml:space="preserve">ccess any configuration screen using the </w:t>
      </w:r>
      <w:r>
        <w:t xml:space="preserve">new </w:t>
      </w:r>
      <w:r w:rsidR="002B33F1">
        <w:t xml:space="preserve">credentials </w:t>
      </w:r>
      <w:r w:rsidR="0020300A" w:rsidRPr="0020300A">
        <w:t>(</w:t>
      </w:r>
      <w:r>
        <w:t xml:space="preserve">for example, </w:t>
      </w:r>
      <w:r w:rsidR="0020300A" w:rsidRPr="0020300A">
        <w:t>admin/admin</w:t>
      </w:r>
      <w:r>
        <w:t xml:space="preserve"> </w:t>
      </w:r>
      <w:r w:rsidR="004456FB">
        <w:t xml:space="preserve">as an </w:t>
      </w:r>
      <w:r w:rsidR="00661BFE">
        <w:t xml:space="preserve">in </w:t>
      </w:r>
      <w:r w:rsidR="004456FB">
        <w:t>example</w:t>
      </w:r>
      <w:r w:rsidR="00661BFE">
        <w:t xml:space="preserve"> above</w:t>
      </w:r>
      <w:r>
        <w:t>)</w:t>
      </w:r>
      <w:r w:rsidR="004A5AF8">
        <w:t>.</w:t>
      </w:r>
      <w:bookmarkEnd w:id="2"/>
    </w:p>
    <w:p w14:paraId="081660E0" w14:textId="360E7393" w:rsidR="00802705" w:rsidRDefault="00802705" w:rsidP="00802705">
      <w:pPr>
        <w:pStyle w:val="Heading1"/>
        <w:rPr>
          <w:lang w:val="en-US"/>
        </w:rPr>
      </w:pPr>
      <w:bookmarkStart w:id="139" w:name="_Appendix_B:_Redundant"/>
      <w:bookmarkStart w:id="140" w:name="_Appendix_C:_Updating"/>
      <w:bookmarkStart w:id="141" w:name="_Toc410036256"/>
      <w:bookmarkStart w:id="142" w:name="_Toc446324876"/>
      <w:bookmarkEnd w:id="139"/>
      <w:bookmarkEnd w:id="140"/>
      <w:r>
        <w:rPr>
          <w:lang w:val="en-US"/>
        </w:rPr>
        <w:lastRenderedPageBreak/>
        <w:t xml:space="preserve">Appendix </w:t>
      </w:r>
      <w:r w:rsidR="00B956F2">
        <w:rPr>
          <w:lang w:val="en-US"/>
        </w:rPr>
        <w:t>B</w:t>
      </w:r>
      <w:r>
        <w:rPr>
          <w:lang w:val="en-US"/>
        </w:rPr>
        <w:t xml:space="preserve">: Updating the </w:t>
      </w:r>
      <w:bookmarkEnd w:id="141"/>
      <w:r w:rsidR="00A03FEF">
        <w:rPr>
          <w:lang w:val="en-US"/>
        </w:rPr>
        <w:t>Dialogic JSR 309 Connector</w:t>
      </w:r>
      <w:bookmarkEnd w:id="142"/>
    </w:p>
    <w:p w14:paraId="5D8F3748" w14:textId="1B133055" w:rsidR="00321396" w:rsidRDefault="00321396" w:rsidP="00321396">
      <w:r w:rsidRPr="004D6048">
        <w:t xml:space="preserve">The </w:t>
      </w:r>
      <w:r w:rsidR="00A03FEF">
        <w:t>Dialogic JSR 309 Connector</w:t>
      </w:r>
      <w:r w:rsidRPr="004D6048">
        <w:t xml:space="preserve"> is a set of </w:t>
      </w:r>
      <w:r>
        <w:t xml:space="preserve">the </w:t>
      </w:r>
      <w:r w:rsidR="00E85C45">
        <w:t xml:space="preserve">three </w:t>
      </w:r>
      <w:r>
        <w:t xml:space="preserve">files as described by the following section: </w:t>
      </w:r>
      <w:hyperlink w:anchor="_Distributed_Files" w:history="1">
        <w:r w:rsidR="00A03FEF">
          <w:rPr>
            <w:rStyle w:val="Hyperlink"/>
          </w:rPr>
          <w:t>Dialogic JSR 309 Connector</w:t>
        </w:r>
        <w:r w:rsidRPr="00F56310">
          <w:rPr>
            <w:rStyle w:val="Hyperlink"/>
          </w:rPr>
          <w:t xml:space="preserve"> Requirements</w:t>
        </w:r>
      </w:hyperlink>
    </w:p>
    <w:p w14:paraId="5A48B10D" w14:textId="6CE797A7" w:rsidR="00321396" w:rsidRDefault="00321396" w:rsidP="00321396">
      <w:pPr>
        <w:rPr>
          <w:lang w:eastAsia="x-none"/>
        </w:rPr>
      </w:pPr>
      <w:r>
        <w:rPr>
          <w:lang w:eastAsia="x-none"/>
        </w:rPr>
        <w:t>In the TeleStax Application Server ApacheTomcat version</w:t>
      </w:r>
      <w:r w:rsidR="00E752BA">
        <w:rPr>
          <w:lang w:eastAsia="x-none"/>
        </w:rPr>
        <w:t>,</w:t>
      </w:r>
      <w:r>
        <w:rPr>
          <w:lang w:eastAsia="x-none"/>
        </w:rPr>
        <w:t xml:space="preserve"> </w:t>
      </w:r>
      <w:r w:rsidR="001563BB">
        <w:rPr>
          <w:lang w:eastAsia="x-none"/>
        </w:rPr>
        <w:t>previous versions of connector files need to be removed and replaced with new version</w:t>
      </w:r>
      <w:r w:rsidR="00E752BA">
        <w:rPr>
          <w:lang w:eastAsia="x-none"/>
        </w:rPr>
        <w:t>s</w:t>
      </w:r>
      <w:r w:rsidR="001563BB">
        <w:rPr>
          <w:lang w:eastAsia="x-none"/>
        </w:rPr>
        <w:t xml:space="preserve">. They </w:t>
      </w:r>
      <w:r w:rsidR="00E752BA">
        <w:rPr>
          <w:lang w:eastAsia="x-none"/>
        </w:rPr>
        <w:t>are</w:t>
      </w:r>
      <w:r w:rsidR="001563BB">
        <w:rPr>
          <w:lang w:eastAsia="x-none"/>
        </w:rPr>
        <w:t xml:space="preserve"> found </w:t>
      </w:r>
      <w:r w:rsidR="00E752BA">
        <w:rPr>
          <w:lang w:eastAsia="x-none"/>
        </w:rPr>
        <w:t>here</w:t>
      </w:r>
      <w:r w:rsidR="001563BB">
        <w:rPr>
          <w:lang w:eastAsia="x-none"/>
        </w:rPr>
        <w:t>:</w:t>
      </w:r>
    </w:p>
    <w:p w14:paraId="1141DDC6" w14:textId="18731C65" w:rsidR="00E752BA" w:rsidRDefault="00E752BA" w:rsidP="004E4BFF">
      <w:pPr>
        <w:pStyle w:val="Example"/>
      </w:pPr>
      <w:r>
        <w:t>&lt;application_WAR_File&gt;/WEB-INF/lib/d</w:t>
      </w:r>
      <w:r w:rsidRPr="002C3BD7">
        <w:t>ialogic309-</w:t>
      </w:r>
      <w:ins w:id="143" w:author="RomanLab" w:date="2016-03-31T13:00:00Z">
        <w:r w:rsidR="00B73FC1">
          <w:t>#</w:t>
        </w:r>
      </w:ins>
      <w:del w:id="144" w:author="RomanLab" w:date="2016-03-31T13:00:00Z">
        <w:r w:rsidRPr="002C3BD7" w:rsidDel="00B73FC1">
          <w:delText>5</w:delText>
        </w:r>
      </w:del>
      <w:r w:rsidRPr="002C3BD7">
        <w:t>.</w:t>
      </w:r>
      <w:r w:rsidR="00891C1F">
        <w:t>#</w:t>
      </w:r>
      <w:r w:rsidRPr="002C3BD7">
        <w:t>.####-tomcat#.jar</w:t>
      </w:r>
    </w:p>
    <w:p w14:paraId="26E59FA4" w14:textId="1E114AE6" w:rsidR="00E752BA" w:rsidRDefault="00E752BA" w:rsidP="004E4BFF">
      <w:pPr>
        <w:pStyle w:val="Example"/>
      </w:pPr>
      <w:r>
        <w:t>&lt;application_WAR_File&gt;/WEB-INF/lib/d</w:t>
      </w:r>
      <w:r w:rsidRPr="002C3BD7">
        <w:t>ialogic309msmltypes-</w:t>
      </w:r>
      <w:del w:id="145" w:author="RomanLab" w:date="2016-03-31T13:00:00Z">
        <w:r w:rsidRPr="002C3BD7" w:rsidDel="00B73FC1">
          <w:delText>5</w:delText>
        </w:r>
      </w:del>
      <w:ins w:id="146" w:author="RomanLab" w:date="2016-03-31T13:00:00Z">
        <w:r w:rsidR="00B73FC1">
          <w:t>#</w:t>
        </w:r>
      </w:ins>
      <w:r w:rsidRPr="002C3BD7">
        <w:t>.</w:t>
      </w:r>
      <w:r w:rsidR="00891C1F">
        <w:t>#</w:t>
      </w:r>
      <w:r w:rsidRPr="002C3BD7">
        <w:t>.####-tomcat#.jar</w:t>
      </w:r>
    </w:p>
    <w:p w14:paraId="41C655BD" w14:textId="0BAB1E55" w:rsidR="00802705" w:rsidRDefault="00251281" w:rsidP="00321396">
      <w:pPr>
        <w:rPr>
          <w:lang w:eastAsia="x-none"/>
        </w:rPr>
      </w:pPr>
      <w:r>
        <w:rPr>
          <w:lang w:eastAsia="x-none"/>
        </w:rPr>
        <w:t>T</w:t>
      </w:r>
      <w:r w:rsidR="00321396">
        <w:rPr>
          <w:lang w:eastAsia="x-none"/>
        </w:rPr>
        <w:t>he</w:t>
      </w:r>
      <w:r w:rsidR="001563BB">
        <w:rPr>
          <w:lang w:eastAsia="x-none"/>
        </w:rPr>
        <w:t xml:space="preserve"> older version of </w:t>
      </w:r>
      <w:r>
        <w:rPr>
          <w:lang w:eastAsia="x-none"/>
        </w:rPr>
        <w:t xml:space="preserve">the </w:t>
      </w:r>
      <w:r w:rsidR="001563BB">
        <w:rPr>
          <w:lang w:eastAsia="x-none"/>
        </w:rPr>
        <w:t xml:space="preserve">smiltypes </w:t>
      </w:r>
      <w:r w:rsidR="002453F4">
        <w:rPr>
          <w:lang w:eastAsia="x-none"/>
        </w:rPr>
        <w:t>JAR</w:t>
      </w:r>
      <w:r w:rsidR="00321396">
        <w:rPr>
          <w:lang w:eastAsia="x-none"/>
        </w:rPr>
        <w:t xml:space="preserve"> file needs to be </w:t>
      </w:r>
      <w:r w:rsidR="001563BB">
        <w:rPr>
          <w:lang w:eastAsia="x-none"/>
        </w:rPr>
        <w:t xml:space="preserve">removed and replaced with new </w:t>
      </w:r>
      <w:r>
        <w:rPr>
          <w:lang w:eastAsia="x-none"/>
        </w:rPr>
        <w:t xml:space="preserve">a new </w:t>
      </w:r>
      <w:r w:rsidR="001563BB">
        <w:rPr>
          <w:lang w:eastAsia="x-none"/>
        </w:rPr>
        <w:t>version in</w:t>
      </w:r>
      <w:r w:rsidR="00321396">
        <w:rPr>
          <w:lang w:eastAsia="x-none"/>
        </w:rPr>
        <w:t xml:space="preserve"> platform’s lib folder:</w:t>
      </w:r>
    </w:p>
    <w:p w14:paraId="67055744" w14:textId="1F635AA2" w:rsidR="00251281" w:rsidRPr="002C3BD7" w:rsidRDefault="00251281" w:rsidP="004E4BFF">
      <w:pPr>
        <w:pStyle w:val="Example"/>
      </w:pPr>
      <w:r w:rsidRPr="002C3BD7">
        <w:t>${CATALINA_HOME}/lib/</w:t>
      </w:r>
      <w:r>
        <w:t>d</w:t>
      </w:r>
      <w:r w:rsidRPr="002C3BD7">
        <w:t>ialogic309smiltypes-</w:t>
      </w:r>
      <w:del w:id="147" w:author="RomanLab" w:date="2016-03-31T13:00:00Z">
        <w:r w:rsidRPr="002C3BD7" w:rsidDel="00B73FC1">
          <w:delText>5</w:delText>
        </w:r>
      </w:del>
      <w:ins w:id="148" w:author="RomanLab" w:date="2016-03-31T13:00:00Z">
        <w:r w:rsidR="00B73FC1">
          <w:t>#</w:t>
        </w:r>
      </w:ins>
      <w:r w:rsidRPr="002C3BD7">
        <w:t>.</w:t>
      </w:r>
      <w:r w:rsidR="00891C1F">
        <w:t>#</w:t>
      </w:r>
      <w:r w:rsidRPr="002C3BD7">
        <w:t>.####-tomcat#.jar</w:t>
      </w:r>
    </w:p>
    <w:p w14:paraId="096D4595" w14:textId="77777777" w:rsidR="00251281" w:rsidRDefault="00251281" w:rsidP="00251281">
      <w:pPr>
        <w:rPr>
          <w:lang w:eastAsia="x-none"/>
        </w:rPr>
      </w:pPr>
    </w:p>
    <w:sectPr w:rsidR="00251281" w:rsidSect="001D3534">
      <w:headerReference w:type="default" r:id="rId8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2C7EC8" w14:textId="77777777" w:rsidR="00B73FC1" w:rsidRDefault="00B73FC1" w:rsidP="002C54DA">
      <w:r>
        <w:separator/>
      </w:r>
    </w:p>
  </w:endnote>
  <w:endnote w:type="continuationSeparator" w:id="0">
    <w:p w14:paraId="029C2DB1" w14:textId="77777777" w:rsidR="00B73FC1" w:rsidRDefault="00B73FC1" w:rsidP="002C54DA">
      <w:r>
        <w:continuationSeparator/>
      </w:r>
    </w:p>
  </w:endnote>
  <w:endnote w:type="continuationNotice" w:id="1">
    <w:p w14:paraId="36264013" w14:textId="77777777" w:rsidR="00B73FC1" w:rsidRDefault="00B73FC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E06AE" w14:textId="77777777" w:rsidR="00B73FC1" w:rsidRDefault="00B73FC1" w:rsidP="00B73FC1">
    <w:pPr>
      <w:pStyle w:val="Footer"/>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4AA50" w14:textId="77777777" w:rsidR="00B73FC1" w:rsidRPr="00B76291" w:rsidRDefault="00B73FC1" w:rsidP="00B76291">
    <w:pPr>
      <w:pStyle w:val="Footer"/>
      <w:jc w:val="right"/>
    </w:pPr>
    <w:r>
      <w:fldChar w:fldCharType="begin"/>
    </w:r>
    <w:r>
      <w:instrText xml:space="preserve"> PAGE  \* Arabic  \* MERGEFORMAT </w:instrText>
    </w:r>
    <w:r>
      <w:fldChar w:fldCharType="separate"/>
    </w:r>
    <w:r w:rsidR="00AF51F6">
      <w:rPr>
        <w:noProof/>
      </w:rPr>
      <w:t>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6D610" w14:textId="77777777" w:rsidR="00B73FC1" w:rsidRPr="007B2914" w:rsidRDefault="00B73FC1" w:rsidP="00B73FC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056B9" w14:textId="77777777" w:rsidR="00B73FC1" w:rsidRPr="007B2914" w:rsidRDefault="00B73FC1" w:rsidP="00B73FC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239A1" w14:textId="77777777" w:rsidR="00B73FC1" w:rsidRPr="007B2914" w:rsidRDefault="00B73FC1" w:rsidP="00B73FC1">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66ED7" w14:textId="77777777" w:rsidR="00B73FC1" w:rsidRPr="00B76291" w:rsidRDefault="00B73FC1" w:rsidP="00773B09">
    <w:pPr>
      <w:pStyle w:val="Footer"/>
      <w:jc w:val="right"/>
    </w:pPr>
    <w:r>
      <w:fldChar w:fldCharType="begin"/>
    </w:r>
    <w:r>
      <w:instrText xml:space="preserve"> PAGE  \* Arabic  \* MERGEFORMAT </w:instrText>
    </w:r>
    <w:r>
      <w:fldChar w:fldCharType="separate"/>
    </w:r>
    <w:r>
      <w:rPr>
        <w:noProof/>
      </w:rPr>
      <w:t>4</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7F8D" w14:textId="77777777" w:rsidR="00B73FC1" w:rsidRPr="00B76291" w:rsidRDefault="00B73FC1" w:rsidP="00B76291">
    <w:pPr>
      <w:pStyle w:val="Footer"/>
      <w:jc w:val="right"/>
    </w:pPr>
    <w:r>
      <w:fldChar w:fldCharType="begin"/>
    </w:r>
    <w:r>
      <w:instrText xml:space="preserve"> PAGE  \* MERGEFORMAT </w:instrText>
    </w:r>
    <w:r>
      <w:fldChar w:fldCharType="separate"/>
    </w:r>
    <w:r>
      <w:rPr>
        <w:noProof/>
      </w:rPr>
      <w:t>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38C3C" w14:textId="77777777" w:rsidR="00B73FC1" w:rsidRPr="00B76291" w:rsidRDefault="00B73FC1" w:rsidP="00B76291">
    <w:pPr>
      <w:pStyle w:val="Footer"/>
      <w:jc w:val="right"/>
    </w:pPr>
    <w:r>
      <w:fldChar w:fldCharType="begin"/>
    </w:r>
    <w:r>
      <w:instrText xml:space="preserve"> PAGE  \* Arabic  \* MERGEFORMAT </w:instrText>
    </w:r>
    <w:r>
      <w:fldChar w:fldCharType="separate"/>
    </w:r>
    <w:r w:rsidR="00AF51F6">
      <w:rPr>
        <w:noProof/>
      </w:rPr>
      <w:t>3</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E2542" w14:textId="77777777" w:rsidR="00B73FC1" w:rsidRPr="00B76291" w:rsidRDefault="00B73FC1" w:rsidP="00773B09">
    <w:pPr>
      <w:pStyle w:val="Footer"/>
      <w:jc w:val="right"/>
    </w:pPr>
    <w:r>
      <w:fldChar w:fldCharType="begin"/>
    </w:r>
    <w:r>
      <w:instrText xml:space="preserve"> PAGE  \* Arabic  \* MERGEFORMAT </w:instrText>
    </w:r>
    <w:r>
      <w:fldChar w:fldCharType="separate"/>
    </w:r>
    <w:r w:rsidR="00AF51F6">
      <w:rPr>
        <w:noProof/>
      </w:rPr>
      <w:t>10</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5E0AD" w14:textId="77777777" w:rsidR="00B73FC1" w:rsidRPr="00B76291" w:rsidRDefault="00B73FC1" w:rsidP="00B76291">
    <w:pPr>
      <w:pStyle w:val="Footer"/>
      <w:jc w:val="right"/>
    </w:pPr>
    <w:r>
      <w:fldChar w:fldCharType="begin"/>
    </w:r>
    <w:r>
      <w:instrText xml:space="preserve"> PAGE  \* MERGEFORMAT </w:instrText>
    </w:r>
    <w:r>
      <w:fldChar w:fldCharType="separate"/>
    </w:r>
    <w:r w:rsidR="00AF51F6">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1ECA2" w14:textId="77777777" w:rsidR="00B73FC1" w:rsidRDefault="00B73FC1" w:rsidP="002C54DA">
      <w:r>
        <w:separator/>
      </w:r>
    </w:p>
  </w:footnote>
  <w:footnote w:type="continuationSeparator" w:id="0">
    <w:p w14:paraId="0E4A0BF0" w14:textId="77777777" w:rsidR="00B73FC1" w:rsidRDefault="00B73FC1" w:rsidP="002C54DA">
      <w:r>
        <w:continuationSeparator/>
      </w:r>
    </w:p>
  </w:footnote>
  <w:footnote w:type="continuationNotice" w:id="1">
    <w:p w14:paraId="4D5D0467" w14:textId="77777777" w:rsidR="00B73FC1" w:rsidRDefault="00B73FC1">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21B76" w14:textId="77777777" w:rsidR="00B73FC1" w:rsidRDefault="00B73FC1" w:rsidP="00B73FC1">
    <w:pPr>
      <w:pStyle w:val="Header"/>
      <w:jc w:val="right"/>
    </w:pPr>
    <w:r>
      <w:t>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93460" w14:textId="77777777" w:rsidR="00B73FC1" w:rsidRPr="001D3534" w:rsidRDefault="00B73FC1" w:rsidP="001D3534"/>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641E" w14:textId="77777777" w:rsidR="00B73FC1" w:rsidRPr="001D3534" w:rsidRDefault="00B73FC1" w:rsidP="001D3534">
    <w:pPr>
      <w:pStyle w:val="Header"/>
      <w:jc w:val="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8A2DC" w14:textId="77777777" w:rsidR="00B73FC1" w:rsidRPr="001D3534" w:rsidRDefault="00B73FC1" w:rsidP="001D353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6A0D9" w14:textId="77777777" w:rsidR="00B73FC1" w:rsidRPr="00163AA7" w:rsidRDefault="00B73FC1" w:rsidP="00B73FC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555C4" w14:textId="77777777" w:rsidR="00B73FC1" w:rsidRPr="00163AA7" w:rsidRDefault="00B73FC1" w:rsidP="00B73FC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86CDB" w14:textId="77777777" w:rsidR="00B73FC1" w:rsidRPr="00163AA7" w:rsidRDefault="00B73FC1" w:rsidP="00B73FC1">
    <w:pPr>
      <w:jc w:val="right"/>
    </w:pPr>
    <w:r>
      <w:t>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0BD3A" w14:textId="77777777" w:rsidR="00B73FC1" w:rsidRPr="001D3534" w:rsidRDefault="00B73FC1" w:rsidP="001D353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6689F" w14:textId="77777777" w:rsidR="00B73FC1" w:rsidRPr="001D3534" w:rsidRDefault="00B73FC1" w:rsidP="001D3534">
    <w:pPr>
      <w:pStyle w:val="Header"/>
      <w:jc w:val="right"/>
    </w:pPr>
    <w:r>
      <w:t>Table of Contents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FA11B" w14:textId="77777777" w:rsidR="00B73FC1" w:rsidRPr="001D3534" w:rsidRDefault="00B73FC1" w:rsidP="001D3534"/>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3870" w14:textId="77777777" w:rsidR="00B73FC1" w:rsidRPr="002D11B2" w:rsidRDefault="00B73FC1" w:rsidP="002D11B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AADE" w14:textId="77777777" w:rsidR="00B73FC1" w:rsidRPr="001D3534" w:rsidRDefault="00B73FC1" w:rsidP="001D3534">
    <w:pPr>
      <w:pStyle w:val="Header"/>
      <w:jc w:val="right"/>
    </w:pPr>
    <w:r>
      <w:t>Revision History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C0184"/>
    <w:multiLevelType w:val="multilevel"/>
    <w:tmpl w:val="5FD25E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2A5ECE"/>
    <w:multiLevelType w:val="hybridMultilevel"/>
    <w:tmpl w:val="BF78DDB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05F10BE0"/>
    <w:multiLevelType w:val="hybridMultilevel"/>
    <w:tmpl w:val="4E488A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6D4973"/>
    <w:multiLevelType w:val="hybridMultilevel"/>
    <w:tmpl w:val="E7D2E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73389"/>
    <w:multiLevelType w:val="hybridMultilevel"/>
    <w:tmpl w:val="7AF0B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0639BF"/>
    <w:multiLevelType w:val="hybridMultilevel"/>
    <w:tmpl w:val="0ACEBD60"/>
    <w:lvl w:ilvl="0" w:tplc="CBA65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DA004C"/>
    <w:multiLevelType w:val="hybridMultilevel"/>
    <w:tmpl w:val="3A2AD1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800"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1829A2"/>
    <w:multiLevelType w:val="hybridMultilevel"/>
    <w:tmpl w:val="B16AB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53557"/>
    <w:multiLevelType w:val="hybridMultilevel"/>
    <w:tmpl w:val="301C3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D64A44"/>
    <w:multiLevelType w:val="hybridMultilevel"/>
    <w:tmpl w:val="A4FCF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E2267"/>
    <w:multiLevelType w:val="hybridMultilevel"/>
    <w:tmpl w:val="E042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00F65"/>
    <w:multiLevelType w:val="hybridMultilevel"/>
    <w:tmpl w:val="A8704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32042"/>
    <w:multiLevelType w:val="multilevel"/>
    <w:tmpl w:val="9160B2A8"/>
    <w:lvl w:ilvl="0">
      <w:start w:val="1"/>
      <w:numFmt w:val="decimal"/>
      <w:lvlText w:val="%1."/>
      <w:lvlJc w:val="left"/>
      <w:pPr>
        <w:tabs>
          <w:tab w:val="num" w:pos="720"/>
        </w:tabs>
        <w:ind w:left="720" w:hanging="360"/>
      </w:pPr>
      <w:rPr>
        <w:b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E87F51"/>
    <w:multiLevelType w:val="hybridMultilevel"/>
    <w:tmpl w:val="1C7C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9141A7"/>
    <w:multiLevelType w:val="hybridMultilevel"/>
    <w:tmpl w:val="EEDE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071D6D"/>
    <w:multiLevelType w:val="hybridMultilevel"/>
    <w:tmpl w:val="49ACA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C1C57"/>
    <w:multiLevelType w:val="hybridMultilevel"/>
    <w:tmpl w:val="D7DE0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D80477"/>
    <w:multiLevelType w:val="hybridMultilevel"/>
    <w:tmpl w:val="092417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A5F38F1"/>
    <w:multiLevelType w:val="hybridMultilevel"/>
    <w:tmpl w:val="62DC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575C52"/>
    <w:multiLevelType w:val="hybridMultilevel"/>
    <w:tmpl w:val="1FCC2566"/>
    <w:lvl w:ilvl="0" w:tplc="1CCC2060">
      <w:start w:val="1"/>
      <w:numFmt w:val="decimal"/>
      <w:pStyle w:val="Heading1"/>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B46660"/>
    <w:multiLevelType w:val="multilevel"/>
    <w:tmpl w:val="5FD25E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1BE71FE"/>
    <w:multiLevelType w:val="hybridMultilevel"/>
    <w:tmpl w:val="EA52FB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F95F47"/>
    <w:multiLevelType w:val="hybridMultilevel"/>
    <w:tmpl w:val="BFDE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2E54DA"/>
    <w:multiLevelType w:val="hybridMultilevel"/>
    <w:tmpl w:val="CB0E6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824F08"/>
    <w:multiLevelType w:val="multilevel"/>
    <w:tmpl w:val="5FD25E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3D831A09"/>
    <w:multiLevelType w:val="hybridMultilevel"/>
    <w:tmpl w:val="B4442B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FD63F2A"/>
    <w:multiLevelType w:val="multilevel"/>
    <w:tmpl w:val="9D10022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773122"/>
    <w:multiLevelType w:val="multilevel"/>
    <w:tmpl w:val="E6D293F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C25B74"/>
    <w:multiLevelType w:val="hybridMultilevel"/>
    <w:tmpl w:val="E488D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BF6D6F"/>
    <w:multiLevelType w:val="hybridMultilevel"/>
    <w:tmpl w:val="BBC2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F181B54"/>
    <w:multiLevelType w:val="hybridMultilevel"/>
    <w:tmpl w:val="3A261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B024A4"/>
    <w:multiLevelType w:val="hybridMultilevel"/>
    <w:tmpl w:val="C472C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BE2770"/>
    <w:multiLevelType w:val="hybridMultilevel"/>
    <w:tmpl w:val="27287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091476"/>
    <w:multiLevelType w:val="hybridMultilevel"/>
    <w:tmpl w:val="6332C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A204B9"/>
    <w:multiLevelType w:val="hybridMultilevel"/>
    <w:tmpl w:val="ABD0D8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474347"/>
    <w:multiLevelType w:val="hybridMultilevel"/>
    <w:tmpl w:val="400C6990"/>
    <w:lvl w:ilvl="0" w:tplc="C0A4EF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987211"/>
    <w:multiLevelType w:val="hybridMultilevel"/>
    <w:tmpl w:val="9D2E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106334"/>
    <w:multiLevelType w:val="hybridMultilevel"/>
    <w:tmpl w:val="02F603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800"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E374BD"/>
    <w:multiLevelType w:val="hybridMultilevel"/>
    <w:tmpl w:val="8168D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D545A8"/>
    <w:multiLevelType w:val="hybridMultilevel"/>
    <w:tmpl w:val="24F4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3027AB"/>
    <w:multiLevelType w:val="hybridMultilevel"/>
    <w:tmpl w:val="FB3E32EC"/>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2EB211A"/>
    <w:multiLevelType w:val="hybridMultilevel"/>
    <w:tmpl w:val="258E0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37001F2"/>
    <w:multiLevelType w:val="hybridMultilevel"/>
    <w:tmpl w:val="FCDACC1A"/>
    <w:lvl w:ilvl="0" w:tplc="4BF0C08A">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E76A58"/>
    <w:multiLevelType w:val="hybridMultilevel"/>
    <w:tmpl w:val="EEB2A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51D4836"/>
    <w:multiLevelType w:val="multilevel"/>
    <w:tmpl w:val="11C6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786953"/>
    <w:multiLevelType w:val="hybridMultilevel"/>
    <w:tmpl w:val="BA7EEDB8"/>
    <w:lvl w:ilvl="0" w:tplc="3EB2843A">
      <w:numFmt w:val="bullet"/>
      <w:lvlText w:val="•"/>
      <w:lvlJc w:val="left"/>
      <w:pPr>
        <w:ind w:left="1080" w:hanging="720"/>
      </w:pPr>
      <w:rPr>
        <w:rFonts w:ascii="Verdana" w:eastAsia="Times New Roman" w:hAnsi="Verdana"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1E7478"/>
    <w:multiLevelType w:val="multilevel"/>
    <w:tmpl w:val="C2C4530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032718A"/>
    <w:multiLevelType w:val="multilevel"/>
    <w:tmpl w:val="5FD25E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72700E28"/>
    <w:multiLevelType w:val="hybridMultilevel"/>
    <w:tmpl w:val="8146F6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791797"/>
    <w:multiLevelType w:val="hybridMultilevel"/>
    <w:tmpl w:val="5484C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D52CAF"/>
    <w:multiLevelType w:val="hybridMultilevel"/>
    <w:tmpl w:val="850A6388"/>
    <w:lvl w:ilvl="0" w:tplc="65FCC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3E74D2"/>
    <w:multiLevelType w:val="hybridMultilevel"/>
    <w:tmpl w:val="7A442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19"/>
  </w:num>
  <w:num w:numId="4">
    <w:abstractNumId w:val="12"/>
  </w:num>
  <w:num w:numId="5">
    <w:abstractNumId w:val="26"/>
  </w:num>
  <w:num w:numId="6">
    <w:abstractNumId w:val="23"/>
  </w:num>
  <w:num w:numId="7">
    <w:abstractNumId w:val="42"/>
  </w:num>
  <w:num w:numId="8">
    <w:abstractNumId w:val="45"/>
  </w:num>
  <w:num w:numId="9">
    <w:abstractNumId w:val="22"/>
  </w:num>
  <w:num w:numId="10">
    <w:abstractNumId w:val="43"/>
  </w:num>
  <w:num w:numId="11">
    <w:abstractNumId w:val="17"/>
  </w:num>
  <w:num w:numId="12">
    <w:abstractNumId w:val="18"/>
  </w:num>
  <w:num w:numId="13">
    <w:abstractNumId w:val="36"/>
  </w:num>
  <w:num w:numId="14">
    <w:abstractNumId w:val="51"/>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9"/>
  </w:num>
  <w:num w:numId="17">
    <w:abstractNumId w:val="29"/>
  </w:num>
  <w:num w:numId="18">
    <w:abstractNumId w:val="20"/>
  </w:num>
  <w:num w:numId="19">
    <w:abstractNumId w:val="8"/>
  </w:num>
  <w:num w:numId="20">
    <w:abstractNumId w:val="11"/>
  </w:num>
  <w:num w:numId="21">
    <w:abstractNumId w:val="7"/>
  </w:num>
  <w:num w:numId="22">
    <w:abstractNumId w:val="39"/>
  </w:num>
  <w:num w:numId="23">
    <w:abstractNumId w:val="15"/>
  </w:num>
  <w:num w:numId="24">
    <w:abstractNumId w:val="13"/>
  </w:num>
  <w:num w:numId="25">
    <w:abstractNumId w:val="3"/>
  </w:num>
  <w:num w:numId="26">
    <w:abstractNumId w:val="46"/>
  </w:num>
  <w:num w:numId="27">
    <w:abstractNumId w:val="38"/>
  </w:num>
  <w:num w:numId="28">
    <w:abstractNumId w:val="41"/>
  </w:num>
  <w:num w:numId="29">
    <w:abstractNumId w:val="4"/>
  </w:num>
  <w:num w:numId="30">
    <w:abstractNumId w:val="10"/>
  </w:num>
  <w:num w:numId="31">
    <w:abstractNumId w:val="16"/>
  </w:num>
  <w:num w:numId="32">
    <w:abstractNumId w:val="28"/>
  </w:num>
  <w:num w:numId="33">
    <w:abstractNumId w:val="21"/>
  </w:num>
  <w:num w:numId="34">
    <w:abstractNumId w:val="25"/>
  </w:num>
  <w:num w:numId="35">
    <w:abstractNumId w:val="30"/>
  </w:num>
  <w:num w:numId="36">
    <w:abstractNumId w:val="40"/>
  </w:num>
  <w:num w:numId="37">
    <w:abstractNumId w:val="9"/>
  </w:num>
  <w:num w:numId="38">
    <w:abstractNumId w:val="34"/>
  </w:num>
  <w:num w:numId="39">
    <w:abstractNumId w:val="32"/>
  </w:num>
  <w:num w:numId="40">
    <w:abstractNumId w:val="6"/>
  </w:num>
  <w:num w:numId="41">
    <w:abstractNumId w:val="37"/>
  </w:num>
  <w:num w:numId="42">
    <w:abstractNumId w:val="2"/>
  </w:num>
  <w:num w:numId="43">
    <w:abstractNumId w:val="14"/>
  </w:num>
  <w:num w:numId="44">
    <w:abstractNumId w:val="50"/>
  </w:num>
  <w:num w:numId="45">
    <w:abstractNumId w:val="47"/>
  </w:num>
  <w:num w:numId="46">
    <w:abstractNumId w:val="48"/>
  </w:num>
  <w:num w:numId="47">
    <w:abstractNumId w:val="24"/>
  </w:num>
  <w:num w:numId="48">
    <w:abstractNumId w:val="0"/>
  </w:num>
  <w:num w:numId="49">
    <w:abstractNumId w:val="33"/>
  </w:num>
  <w:num w:numId="50">
    <w:abstractNumId w:val="5"/>
  </w:num>
  <w:num w:numId="51">
    <w:abstractNumId w:val="31"/>
  </w:num>
  <w:num w:numId="52">
    <w:abstractNumId w:val="1"/>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manLab">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trackRevisions/>
  <w:defaultTabStop w:val="720"/>
  <w:evenAndOddHeaders/>
  <w:drawingGridHorizontalSpacing w:val="110"/>
  <w:displayHorizontalDrawingGridEvery w:val="2"/>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4DA"/>
    <w:rsid w:val="00001434"/>
    <w:rsid w:val="00006B96"/>
    <w:rsid w:val="0000781E"/>
    <w:rsid w:val="00007974"/>
    <w:rsid w:val="00007CC1"/>
    <w:rsid w:val="000107F3"/>
    <w:rsid w:val="00013BB2"/>
    <w:rsid w:val="00014F06"/>
    <w:rsid w:val="00017F6A"/>
    <w:rsid w:val="00020030"/>
    <w:rsid w:val="00021ADD"/>
    <w:rsid w:val="00023F85"/>
    <w:rsid w:val="00025E8B"/>
    <w:rsid w:val="00026845"/>
    <w:rsid w:val="00027BF0"/>
    <w:rsid w:val="00030448"/>
    <w:rsid w:val="000352BF"/>
    <w:rsid w:val="0003664E"/>
    <w:rsid w:val="00037215"/>
    <w:rsid w:val="00042421"/>
    <w:rsid w:val="00044B9C"/>
    <w:rsid w:val="000469CA"/>
    <w:rsid w:val="00046B1A"/>
    <w:rsid w:val="00046DB7"/>
    <w:rsid w:val="00047DBB"/>
    <w:rsid w:val="00050FC8"/>
    <w:rsid w:val="00055394"/>
    <w:rsid w:val="0005639B"/>
    <w:rsid w:val="000566BD"/>
    <w:rsid w:val="00056D07"/>
    <w:rsid w:val="0006245D"/>
    <w:rsid w:val="0006326F"/>
    <w:rsid w:val="00064219"/>
    <w:rsid w:val="0006659D"/>
    <w:rsid w:val="00071A25"/>
    <w:rsid w:val="00071C5E"/>
    <w:rsid w:val="0007206F"/>
    <w:rsid w:val="00083E60"/>
    <w:rsid w:val="00086FDB"/>
    <w:rsid w:val="00090184"/>
    <w:rsid w:val="00090F61"/>
    <w:rsid w:val="0009255C"/>
    <w:rsid w:val="000A1D53"/>
    <w:rsid w:val="000A458A"/>
    <w:rsid w:val="000B1A92"/>
    <w:rsid w:val="000B2913"/>
    <w:rsid w:val="000B34B8"/>
    <w:rsid w:val="000B49AA"/>
    <w:rsid w:val="000C0846"/>
    <w:rsid w:val="000C1EAC"/>
    <w:rsid w:val="000C40C3"/>
    <w:rsid w:val="000E300F"/>
    <w:rsid w:val="000E49AD"/>
    <w:rsid w:val="000E623D"/>
    <w:rsid w:val="000E62EA"/>
    <w:rsid w:val="000E76B0"/>
    <w:rsid w:val="000F29C5"/>
    <w:rsid w:val="000F4431"/>
    <w:rsid w:val="000F4C2B"/>
    <w:rsid w:val="000F5216"/>
    <w:rsid w:val="000F59AF"/>
    <w:rsid w:val="000F7084"/>
    <w:rsid w:val="001027CD"/>
    <w:rsid w:val="0010360F"/>
    <w:rsid w:val="00111DF6"/>
    <w:rsid w:val="00112C07"/>
    <w:rsid w:val="0011651E"/>
    <w:rsid w:val="00117E5C"/>
    <w:rsid w:val="0012207C"/>
    <w:rsid w:val="001239BF"/>
    <w:rsid w:val="00127158"/>
    <w:rsid w:val="00131FA8"/>
    <w:rsid w:val="001327BD"/>
    <w:rsid w:val="001340A5"/>
    <w:rsid w:val="00134295"/>
    <w:rsid w:val="00134D71"/>
    <w:rsid w:val="00141EF1"/>
    <w:rsid w:val="00142602"/>
    <w:rsid w:val="00144265"/>
    <w:rsid w:val="00145109"/>
    <w:rsid w:val="001468D2"/>
    <w:rsid w:val="0015479E"/>
    <w:rsid w:val="00154D80"/>
    <w:rsid w:val="001563BB"/>
    <w:rsid w:val="00162199"/>
    <w:rsid w:val="00162C25"/>
    <w:rsid w:val="00166178"/>
    <w:rsid w:val="00166891"/>
    <w:rsid w:val="001704E9"/>
    <w:rsid w:val="00170A28"/>
    <w:rsid w:val="00172BB5"/>
    <w:rsid w:val="001730B4"/>
    <w:rsid w:val="001732D6"/>
    <w:rsid w:val="0017411E"/>
    <w:rsid w:val="00177246"/>
    <w:rsid w:val="0017789C"/>
    <w:rsid w:val="00183192"/>
    <w:rsid w:val="00185075"/>
    <w:rsid w:val="00185989"/>
    <w:rsid w:val="001862AF"/>
    <w:rsid w:val="00192478"/>
    <w:rsid w:val="00196A33"/>
    <w:rsid w:val="001A23DC"/>
    <w:rsid w:val="001A50C5"/>
    <w:rsid w:val="001A546B"/>
    <w:rsid w:val="001A58B5"/>
    <w:rsid w:val="001B187D"/>
    <w:rsid w:val="001B1DA3"/>
    <w:rsid w:val="001B3FD0"/>
    <w:rsid w:val="001C1142"/>
    <w:rsid w:val="001C2B0F"/>
    <w:rsid w:val="001C7E76"/>
    <w:rsid w:val="001D02C4"/>
    <w:rsid w:val="001D1502"/>
    <w:rsid w:val="001D3534"/>
    <w:rsid w:val="001E2A47"/>
    <w:rsid w:val="001E36A2"/>
    <w:rsid w:val="001E5364"/>
    <w:rsid w:val="001F0AF8"/>
    <w:rsid w:val="001F3F6E"/>
    <w:rsid w:val="001F495B"/>
    <w:rsid w:val="001F59BB"/>
    <w:rsid w:val="001F6F84"/>
    <w:rsid w:val="001F7782"/>
    <w:rsid w:val="00202A30"/>
    <w:rsid w:val="0020300A"/>
    <w:rsid w:val="00203241"/>
    <w:rsid w:val="0020324F"/>
    <w:rsid w:val="002039DB"/>
    <w:rsid w:val="002061AD"/>
    <w:rsid w:val="00206FBF"/>
    <w:rsid w:val="0020769D"/>
    <w:rsid w:val="00214B86"/>
    <w:rsid w:val="002234F2"/>
    <w:rsid w:val="00223ED5"/>
    <w:rsid w:val="00224895"/>
    <w:rsid w:val="002338FD"/>
    <w:rsid w:val="0023750B"/>
    <w:rsid w:val="00237514"/>
    <w:rsid w:val="00243F82"/>
    <w:rsid w:val="002453F4"/>
    <w:rsid w:val="0024685B"/>
    <w:rsid w:val="00247784"/>
    <w:rsid w:val="00251281"/>
    <w:rsid w:val="00251A6D"/>
    <w:rsid w:val="002520FB"/>
    <w:rsid w:val="0025433F"/>
    <w:rsid w:val="00260C71"/>
    <w:rsid w:val="00260CC4"/>
    <w:rsid w:val="00263604"/>
    <w:rsid w:val="00281818"/>
    <w:rsid w:val="00282071"/>
    <w:rsid w:val="00286768"/>
    <w:rsid w:val="00290B37"/>
    <w:rsid w:val="00291249"/>
    <w:rsid w:val="00291C3F"/>
    <w:rsid w:val="00291D4B"/>
    <w:rsid w:val="00291F24"/>
    <w:rsid w:val="002B0233"/>
    <w:rsid w:val="002B0438"/>
    <w:rsid w:val="002B0994"/>
    <w:rsid w:val="002B21D9"/>
    <w:rsid w:val="002B33F1"/>
    <w:rsid w:val="002B420C"/>
    <w:rsid w:val="002B48F6"/>
    <w:rsid w:val="002C066D"/>
    <w:rsid w:val="002C1198"/>
    <w:rsid w:val="002C3BD7"/>
    <w:rsid w:val="002C5177"/>
    <w:rsid w:val="002C54DA"/>
    <w:rsid w:val="002C6F9B"/>
    <w:rsid w:val="002D0DDD"/>
    <w:rsid w:val="002D11B2"/>
    <w:rsid w:val="002D4F36"/>
    <w:rsid w:val="002F02D0"/>
    <w:rsid w:val="002F3135"/>
    <w:rsid w:val="002F32DA"/>
    <w:rsid w:val="002F4246"/>
    <w:rsid w:val="002F7AF8"/>
    <w:rsid w:val="003027BC"/>
    <w:rsid w:val="00303451"/>
    <w:rsid w:val="00305CA3"/>
    <w:rsid w:val="0030751D"/>
    <w:rsid w:val="00311DEE"/>
    <w:rsid w:val="00316578"/>
    <w:rsid w:val="00320642"/>
    <w:rsid w:val="00321396"/>
    <w:rsid w:val="00326901"/>
    <w:rsid w:val="00330AE2"/>
    <w:rsid w:val="003327B9"/>
    <w:rsid w:val="0033390F"/>
    <w:rsid w:val="00335B5F"/>
    <w:rsid w:val="00340397"/>
    <w:rsid w:val="00340660"/>
    <w:rsid w:val="00340B9C"/>
    <w:rsid w:val="00340E03"/>
    <w:rsid w:val="00346ADF"/>
    <w:rsid w:val="003535E2"/>
    <w:rsid w:val="003545CA"/>
    <w:rsid w:val="00356DE3"/>
    <w:rsid w:val="003612CC"/>
    <w:rsid w:val="0036191C"/>
    <w:rsid w:val="00364521"/>
    <w:rsid w:val="00373FBA"/>
    <w:rsid w:val="00374FF0"/>
    <w:rsid w:val="0037545F"/>
    <w:rsid w:val="003807A1"/>
    <w:rsid w:val="003819CF"/>
    <w:rsid w:val="0038732F"/>
    <w:rsid w:val="00392C87"/>
    <w:rsid w:val="00395BE3"/>
    <w:rsid w:val="003A0E13"/>
    <w:rsid w:val="003A5019"/>
    <w:rsid w:val="003A5394"/>
    <w:rsid w:val="003A6361"/>
    <w:rsid w:val="003A6586"/>
    <w:rsid w:val="003A666C"/>
    <w:rsid w:val="003B1297"/>
    <w:rsid w:val="003C0856"/>
    <w:rsid w:val="003C15B7"/>
    <w:rsid w:val="003C5707"/>
    <w:rsid w:val="003C7151"/>
    <w:rsid w:val="003C73C0"/>
    <w:rsid w:val="003D0500"/>
    <w:rsid w:val="003D229D"/>
    <w:rsid w:val="003D746C"/>
    <w:rsid w:val="003E07E5"/>
    <w:rsid w:val="003E1FC6"/>
    <w:rsid w:val="003E4D22"/>
    <w:rsid w:val="003F6FBA"/>
    <w:rsid w:val="003F7BBC"/>
    <w:rsid w:val="00401955"/>
    <w:rsid w:val="00401A8F"/>
    <w:rsid w:val="00411EEB"/>
    <w:rsid w:val="00411F89"/>
    <w:rsid w:val="00414300"/>
    <w:rsid w:val="004221D3"/>
    <w:rsid w:val="00424B69"/>
    <w:rsid w:val="004330AF"/>
    <w:rsid w:val="00434364"/>
    <w:rsid w:val="0044017B"/>
    <w:rsid w:val="004456FB"/>
    <w:rsid w:val="00452656"/>
    <w:rsid w:val="004568B2"/>
    <w:rsid w:val="00457FF3"/>
    <w:rsid w:val="004622D6"/>
    <w:rsid w:val="004659D5"/>
    <w:rsid w:val="00465EC1"/>
    <w:rsid w:val="004676D0"/>
    <w:rsid w:val="00471755"/>
    <w:rsid w:val="00475689"/>
    <w:rsid w:val="0047591D"/>
    <w:rsid w:val="00475F0B"/>
    <w:rsid w:val="00476E73"/>
    <w:rsid w:val="004814B8"/>
    <w:rsid w:val="00481D22"/>
    <w:rsid w:val="00485AA6"/>
    <w:rsid w:val="00486EBF"/>
    <w:rsid w:val="00487445"/>
    <w:rsid w:val="00490E3B"/>
    <w:rsid w:val="00492A5F"/>
    <w:rsid w:val="0049754B"/>
    <w:rsid w:val="004A0F40"/>
    <w:rsid w:val="004A1D2F"/>
    <w:rsid w:val="004A2EFB"/>
    <w:rsid w:val="004A3074"/>
    <w:rsid w:val="004A5AF8"/>
    <w:rsid w:val="004A764D"/>
    <w:rsid w:val="004C0D31"/>
    <w:rsid w:val="004C4026"/>
    <w:rsid w:val="004C4703"/>
    <w:rsid w:val="004C61CD"/>
    <w:rsid w:val="004D12A1"/>
    <w:rsid w:val="004D1E9E"/>
    <w:rsid w:val="004D395F"/>
    <w:rsid w:val="004D4CC0"/>
    <w:rsid w:val="004D584E"/>
    <w:rsid w:val="004D650A"/>
    <w:rsid w:val="004E2473"/>
    <w:rsid w:val="004E2796"/>
    <w:rsid w:val="004E4BFF"/>
    <w:rsid w:val="004E7188"/>
    <w:rsid w:val="004F11D1"/>
    <w:rsid w:val="004F14E8"/>
    <w:rsid w:val="004F79B6"/>
    <w:rsid w:val="004F79E3"/>
    <w:rsid w:val="005032A4"/>
    <w:rsid w:val="00507D6E"/>
    <w:rsid w:val="00511617"/>
    <w:rsid w:val="00513C58"/>
    <w:rsid w:val="00513C5F"/>
    <w:rsid w:val="005149AE"/>
    <w:rsid w:val="00517E08"/>
    <w:rsid w:val="00531A21"/>
    <w:rsid w:val="00531AB1"/>
    <w:rsid w:val="00533F32"/>
    <w:rsid w:val="00537B19"/>
    <w:rsid w:val="00540F2D"/>
    <w:rsid w:val="00547C1E"/>
    <w:rsid w:val="00557D21"/>
    <w:rsid w:val="0056009F"/>
    <w:rsid w:val="00560791"/>
    <w:rsid w:val="00563375"/>
    <w:rsid w:val="00563D7F"/>
    <w:rsid w:val="005642E6"/>
    <w:rsid w:val="0056516F"/>
    <w:rsid w:val="0056593C"/>
    <w:rsid w:val="005669BF"/>
    <w:rsid w:val="005675BD"/>
    <w:rsid w:val="00582CD9"/>
    <w:rsid w:val="005838A0"/>
    <w:rsid w:val="005843DA"/>
    <w:rsid w:val="005857F6"/>
    <w:rsid w:val="0059068E"/>
    <w:rsid w:val="005A34FE"/>
    <w:rsid w:val="005A5FED"/>
    <w:rsid w:val="005A6F5E"/>
    <w:rsid w:val="005B298A"/>
    <w:rsid w:val="005B4B2A"/>
    <w:rsid w:val="005C160D"/>
    <w:rsid w:val="005D5869"/>
    <w:rsid w:val="005D6821"/>
    <w:rsid w:val="005D6B79"/>
    <w:rsid w:val="005E0264"/>
    <w:rsid w:val="005E07EC"/>
    <w:rsid w:val="005E11DB"/>
    <w:rsid w:val="005E12A1"/>
    <w:rsid w:val="005E283A"/>
    <w:rsid w:val="005E77D6"/>
    <w:rsid w:val="005F2C9E"/>
    <w:rsid w:val="005F36EB"/>
    <w:rsid w:val="005F53B0"/>
    <w:rsid w:val="005F7A54"/>
    <w:rsid w:val="005F7ABC"/>
    <w:rsid w:val="005F7F6B"/>
    <w:rsid w:val="0060286D"/>
    <w:rsid w:val="00603808"/>
    <w:rsid w:val="00603E69"/>
    <w:rsid w:val="00604971"/>
    <w:rsid w:val="00612552"/>
    <w:rsid w:val="006130A2"/>
    <w:rsid w:val="006163E8"/>
    <w:rsid w:val="00617F72"/>
    <w:rsid w:val="00617F96"/>
    <w:rsid w:val="0062140D"/>
    <w:rsid w:val="00622793"/>
    <w:rsid w:val="0062319B"/>
    <w:rsid w:val="00625BCD"/>
    <w:rsid w:val="006269D4"/>
    <w:rsid w:val="006272C0"/>
    <w:rsid w:val="0063031D"/>
    <w:rsid w:val="0063294F"/>
    <w:rsid w:val="00633632"/>
    <w:rsid w:val="006360E6"/>
    <w:rsid w:val="0063768F"/>
    <w:rsid w:val="00637B79"/>
    <w:rsid w:val="006402B4"/>
    <w:rsid w:val="006410EE"/>
    <w:rsid w:val="00654477"/>
    <w:rsid w:val="00660AC3"/>
    <w:rsid w:val="00660E2B"/>
    <w:rsid w:val="00661BFE"/>
    <w:rsid w:val="0067047E"/>
    <w:rsid w:val="00672C10"/>
    <w:rsid w:val="00672FC5"/>
    <w:rsid w:val="006765D4"/>
    <w:rsid w:val="006769FD"/>
    <w:rsid w:val="006771A6"/>
    <w:rsid w:val="00682CA1"/>
    <w:rsid w:val="00686752"/>
    <w:rsid w:val="00686C6D"/>
    <w:rsid w:val="0068708E"/>
    <w:rsid w:val="00690ABC"/>
    <w:rsid w:val="00691476"/>
    <w:rsid w:val="00691B9D"/>
    <w:rsid w:val="006930A2"/>
    <w:rsid w:val="00695FBF"/>
    <w:rsid w:val="006A3ABD"/>
    <w:rsid w:val="006A4908"/>
    <w:rsid w:val="006B0EC4"/>
    <w:rsid w:val="006B101C"/>
    <w:rsid w:val="006B27BC"/>
    <w:rsid w:val="006B48B7"/>
    <w:rsid w:val="006C1A60"/>
    <w:rsid w:val="006C2548"/>
    <w:rsid w:val="006C2EF3"/>
    <w:rsid w:val="006C642F"/>
    <w:rsid w:val="006D0B10"/>
    <w:rsid w:val="006D4A01"/>
    <w:rsid w:val="006D5043"/>
    <w:rsid w:val="006E0DEA"/>
    <w:rsid w:val="006E3BFE"/>
    <w:rsid w:val="006F0257"/>
    <w:rsid w:val="006F3881"/>
    <w:rsid w:val="006F3B17"/>
    <w:rsid w:val="006F5B1C"/>
    <w:rsid w:val="0070025B"/>
    <w:rsid w:val="0070444F"/>
    <w:rsid w:val="007046C4"/>
    <w:rsid w:val="00716901"/>
    <w:rsid w:val="00717084"/>
    <w:rsid w:val="0072002D"/>
    <w:rsid w:val="00720108"/>
    <w:rsid w:val="00722EAB"/>
    <w:rsid w:val="00723DBD"/>
    <w:rsid w:val="0072575A"/>
    <w:rsid w:val="00727320"/>
    <w:rsid w:val="00730AC1"/>
    <w:rsid w:val="00731029"/>
    <w:rsid w:val="00731D2E"/>
    <w:rsid w:val="0073305E"/>
    <w:rsid w:val="00734A33"/>
    <w:rsid w:val="00736F36"/>
    <w:rsid w:val="00737E19"/>
    <w:rsid w:val="00742B7B"/>
    <w:rsid w:val="00745ECD"/>
    <w:rsid w:val="007525F5"/>
    <w:rsid w:val="00757A6E"/>
    <w:rsid w:val="007621DD"/>
    <w:rsid w:val="00762ABF"/>
    <w:rsid w:val="00763AEB"/>
    <w:rsid w:val="00764158"/>
    <w:rsid w:val="00773298"/>
    <w:rsid w:val="00773B09"/>
    <w:rsid w:val="0077579C"/>
    <w:rsid w:val="0077786F"/>
    <w:rsid w:val="00781A4A"/>
    <w:rsid w:val="00782A78"/>
    <w:rsid w:val="00783310"/>
    <w:rsid w:val="00784E36"/>
    <w:rsid w:val="00787D31"/>
    <w:rsid w:val="00790D59"/>
    <w:rsid w:val="007924F5"/>
    <w:rsid w:val="007938DB"/>
    <w:rsid w:val="00793EA3"/>
    <w:rsid w:val="00796428"/>
    <w:rsid w:val="007A2EFA"/>
    <w:rsid w:val="007A38AD"/>
    <w:rsid w:val="007A7749"/>
    <w:rsid w:val="007B371F"/>
    <w:rsid w:val="007B3E22"/>
    <w:rsid w:val="007B5FF7"/>
    <w:rsid w:val="007B601E"/>
    <w:rsid w:val="007C1043"/>
    <w:rsid w:val="007C184E"/>
    <w:rsid w:val="007C5682"/>
    <w:rsid w:val="007D11CD"/>
    <w:rsid w:val="007D362B"/>
    <w:rsid w:val="007D4337"/>
    <w:rsid w:val="007D57B0"/>
    <w:rsid w:val="007D6A93"/>
    <w:rsid w:val="007E09FD"/>
    <w:rsid w:val="007E2576"/>
    <w:rsid w:val="007E2B6A"/>
    <w:rsid w:val="007F0EB8"/>
    <w:rsid w:val="007F37C3"/>
    <w:rsid w:val="007F3F1A"/>
    <w:rsid w:val="007F6BF5"/>
    <w:rsid w:val="008000A0"/>
    <w:rsid w:val="008003FD"/>
    <w:rsid w:val="00802705"/>
    <w:rsid w:val="00802BEA"/>
    <w:rsid w:val="008106E5"/>
    <w:rsid w:val="00813F8D"/>
    <w:rsid w:val="00815467"/>
    <w:rsid w:val="008205D5"/>
    <w:rsid w:val="00820729"/>
    <w:rsid w:val="00822BAB"/>
    <w:rsid w:val="00835E69"/>
    <w:rsid w:val="008506B9"/>
    <w:rsid w:val="008558EB"/>
    <w:rsid w:val="00857174"/>
    <w:rsid w:val="00860539"/>
    <w:rsid w:val="0086079B"/>
    <w:rsid w:val="00862125"/>
    <w:rsid w:val="00862341"/>
    <w:rsid w:val="008716DF"/>
    <w:rsid w:val="0087300B"/>
    <w:rsid w:val="008735EE"/>
    <w:rsid w:val="008750D4"/>
    <w:rsid w:val="00875B6C"/>
    <w:rsid w:val="00877513"/>
    <w:rsid w:val="00877CBC"/>
    <w:rsid w:val="00877D11"/>
    <w:rsid w:val="00891C1F"/>
    <w:rsid w:val="00891C71"/>
    <w:rsid w:val="00892F69"/>
    <w:rsid w:val="008A0788"/>
    <w:rsid w:val="008A0970"/>
    <w:rsid w:val="008A0CE0"/>
    <w:rsid w:val="008A27D4"/>
    <w:rsid w:val="008A3665"/>
    <w:rsid w:val="008A3D78"/>
    <w:rsid w:val="008A4C0A"/>
    <w:rsid w:val="008A5EE1"/>
    <w:rsid w:val="008A7F8B"/>
    <w:rsid w:val="008B2D0B"/>
    <w:rsid w:val="008B61CF"/>
    <w:rsid w:val="008B6293"/>
    <w:rsid w:val="008B62FB"/>
    <w:rsid w:val="008C0F78"/>
    <w:rsid w:val="008C3FAA"/>
    <w:rsid w:val="008C52D0"/>
    <w:rsid w:val="008C54B4"/>
    <w:rsid w:val="008C6981"/>
    <w:rsid w:val="008D026C"/>
    <w:rsid w:val="008D219B"/>
    <w:rsid w:val="008D22AC"/>
    <w:rsid w:val="008D6FB2"/>
    <w:rsid w:val="008D789B"/>
    <w:rsid w:val="008E6230"/>
    <w:rsid w:val="008F260C"/>
    <w:rsid w:val="008F3FA2"/>
    <w:rsid w:val="008F6D81"/>
    <w:rsid w:val="008F75D7"/>
    <w:rsid w:val="009001F1"/>
    <w:rsid w:val="00903AA4"/>
    <w:rsid w:val="00910CD8"/>
    <w:rsid w:val="00911373"/>
    <w:rsid w:val="00916AC5"/>
    <w:rsid w:val="00920454"/>
    <w:rsid w:val="00921659"/>
    <w:rsid w:val="0092659B"/>
    <w:rsid w:val="009317E7"/>
    <w:rsid w:val="00933C2E"/>
    <w:rsid w:val="00933DB6"/>
    <w:rsid w:val="009376C8"/>
    <w:rsid w:val="009378B5"/>
    <w:rsid w:val="00951E2B"/>
    <w:rsid w:val="00952D37"/>
    <w:rsid w:val="0095668B"/>
    <w:rsid w:val="00962CA2"/>
    <w:rsid w:val="00964C89"/>
    <w:rsid w:val="009653E6"/>
    <w:rsid w:val="00975965"/>
    <w:rsid w:val="00980F08"/>
    <w:rsid w:val="0098432E"/>
    <w:rsid w:val="009869AB"/>
    <w:rsid w:val="0098797F"/>
    <w:rsid w:val="00991968"/>
    <w:rsid w:val="00993937"/>
    <w:rsid w:val="00996848"/>
    <w:rsid w:val="009A299C"/>
    <w:rsid w:val="009A47A2"/>
    <w:rsid w:val="009A794D"/>
    <w:rsid w:val="009B0C95"/>
    <w:rsid w:val="009B214F"/>
    <w:rsid w:val="009B2D82"/>
    <w:rsid w:val="009C000D"/>
    <w:rsid w:val="009C1B27"/>
    <w:rsid w:val="009C2B0C"/>
    <w:rsid w:val="009C6809"/>
    <w:rsid w:val="009C6897"/>
    <w:rsid w:val="009D398E"/>
    <w:rsid w:val="009D637C"/>
    <w:rsid w:val="009E34CD"/>
    <w:rsid w:val="009E4AD1"/>
    <w:rsid w:val="009E5B89"/>
    <w:rsid w:val="009E6F98"/>
    <w:rsid w:val="009E7A37"/>
    <w:rsid w:val="009F2C6E"/>
    <w:rsid w:val="009F3031"/>
    <w:rsid w:val="009F5294"/>
    <w:rsid w:val="00A00515"/>
    <w:rsid w:val="00A00A3A"/>
    <w:rsid w:val="00A01579"/>
    <w:rsid w:val="00A0278D"/>
    <w:rsid w:val="00A03FEF"/>
    <w:rsid w:val="00A0571C"/>
    <w:rsid w:val="00A071D4"/>
    <w:rsid w:val="00A0770A"/>
    <w:rsid w:val="00A1195C"/>
    <w:rsid w:val="00A20FEB"/>
    <w:rsid w:val="00A21F0A"/>
    <w:rsid w:val="00A222C8"/>
    <w:rsid w:val="00A239AF"/>
    <w:rsid w:val="00A23FAB"/>
    <w:rsid w:val="00A24547"/>
    <w:rsid w:val="00A24859"/>
    <w:rsid w:val="00A273DE"/>
    <w:rsid w:val="00A273EF"/>
    <w:rsid w:val="00A3157C"/>
    <w:rsid w:val="00A3535A"/>
    <w:rsid w:val="00A36B74"/>
    <w:rsid w:val="00A36CBA"/>
    <w:rsid w:val="00A400FC"/>
    <w:rsid w:val="00A469A1"/>
    <w:rsid w:val="00A47AA6"/>
    <w:rsid w:val="00A52C53"/>
    <w:rsid w:val="00A62319"/>
    <w:rsid w:val="00A626EE"/>
    <w:rsid w:val="00A628C6"/>
    <w:rsid w:val="00A6297C"/>
    <w:rsid w:val="00A6683E"/>
    <w:rsid w:val="00A7028A"/>
    <w:rsid w:val="00A70C9E"/>
    <w:rsid w:val="00A7246C"/>
    <w:rsid w:val="00A73533"/>
    <w:rsid w:val="00A74D2E"/>
    <w:rsid w:val="00A81770"/>
    <w:rsid w:val="00A82928"/>
    <w:rsid w:val="00A83436"/>
    <w:rsid w:val="00A87F1E"/>
    <w:rsid w:val="00A9011E"/>
    <w:rsid w:val="00A923FB"/>
    <w:rsid w:val="00A93676"/>
    <w:rsid w:val="00A96C6B"/>
    <w:rsid w:val="00A97F91"/>
    <w:rsid w:val="00AA5376"/>
    <w:rsid w:val="00AA7096"/>
    <w:rsid w:val="00AA761B"/>
    <w:rsid w:val="00AA7B6B"/>
    <w:rsid w:val="00AB2A30"/>
    <w:rsid w:val="00AB2CDB"/>
    <w:rsid w:val="00AB6CBD"/>
    <w:rsid w:val="00AC3B73"/>
    <w:rsid w:val="00AC45F6"/>
    <w:rsid w:val="00AC4A21"/>
    <w:rsid w:val="00AD02E4"/>
    <w:rsid w:val="00AD1B4B"/>
    <w:rsid w:val="00AE13A4"/>
    <w:rsid w:val="00AE1C1B"/>
    <w:rsid w:val="00AE1E6F"/>
    <w:rsid w:val="00AE70D5"/>
    <w:rsid w:val="00AE73DB"/>
    <w:rsid w:val="00AE7F60"/>
    <w:rsid w:val="00AF3FF5"/>
    <w:rsid w:val="00AF4045"/>
    <w:rsid w:val="00AF51F6"/>
    <w:rsid w:val="00AF5B13"/>
    <w:rsid w:val="00AF5C0F"/>
    <w:rsid w:val="00AF61B9"/>
    <w:rsid w:val="00B02A9E"/>
    <w:rsid w:val="00B03DD5"/>
    <w:rsid w:val="00B068D8"/>
    <w:rsid w:val="00B11C15"/>
    <w:rsid w:val="00B13164"/>
    <w:rsid w:val="00B204FB"/>
    <w:rsid w:val="00B20525"/>
    <w:rsid w:val="00B20D24"/>
    <w:rsid w:val="00B2335C"/>
    <w:rsid w:val="00B314E2"/>
    <w:rsid w:val="00B344B8"/>
    <w:rsid w:val="00B37417"/>
    <w:rsid w:val="00B378E3"/>
    <w:rsid w:val="00B37DEA"/>
    <w:rsid w:val="00B424E0"/>
    <w:rsid w:val="00B4283E"/>
    <w:rsid w:val="00B4683D"/>
    <w:rsid w:val="00B50F18"/>
    <w:rsid w:val="00B5126E"/>
    <w:rsid w:val="00B521CD"/>
    <w:rsid w:val="00B52E90"/>
    <w:rsid w:val="00B52F2D"/>
    <w:rsid w:val="00B54B07"/>
    <w:rsid w:val="00B611EF"/>
    <w:rsid w:val="00B61D6D"/>
    <w:rsid w:val="00B621E8"/>
    <w:rsid w:val="00B64F92"/>
    <w:rsid w:val="00B64FED"/>
    <w:rsid w:val="00B65670"/>
    <w:rsid w:val="00B718AE"/>
    <w:rsid w:val="00B73F18"/>
    <w:rsid w:val="00B73FC1"/>
    <w:rsid w:val="00B76291"/>
    <w:rsid w:val="00B7656D"/>
    <w:rsid w:val="00B77B86"/>
    <w:rsid w:val="00B801A1"/>
    <w:rsid w:val="00B813FB"/>
    <w:rsid w:val="00B842DB"/>
    <w:rsid w:val="00B849AE"/>
    <w:rsid w:val="00B850F1"/>
    <w:rsid w:val="00B85447"/>
    <w:rsid w:val="00B86EC2"/>
    <w:rsid w:val="00B91B82"/>
    <w:rsid w:val="00B91D87"/>
    <w:rsid w:val="00B95498"/>
    <w:rsid w:val="00B956F2"/>
    <w:rsid w:val="00BA17FA"/>
    <w:rsid w:val="00BA254E"/>
    <w:rsid w:val="00BB1593"/>
    <w:rsid w:val="00BB58B4"/>
    <w:rsid w:val="00BC2BA2"/>
    <w:rsid w:val="00BC7873"/>
    <w:rsid w:val="00BE0419"/>
    <w:rsid w:val="00BE0505"/>
    <w:rsid w:val="00BE2D84"/>
    <w:rsid w:val="00BE51AB"/>
    <w:rsid w:val="00BE6094"/>
    <w:rsid w:val="00BF0E36"/>
    <w:rsid w:val="00BF14FC"/>
    <w:rsid w:val="00BF2A44"/>
    <w:rsid w:val="00BF2DE5"/>
    <w:rsid w:val="00BF3696"/>
    <w:rsid w:val="00BF5478"/>
    <w:rsid w:val="00C0007C"/>
    <w:rsid w:val="00C1160D"/>
    <w:rsid w:val="00C13AAC"/>
    <w:rsid w:val="00C1445C"/>
    <w:rsid w:val="00C22D35"/>
    <w:rsid w:val="00C2537F"/>
    <w:rsid w:val="00C27D37"/>
    <w:rsid w:val="00C35953"/>
    <w:rsid w:val="00C3787A"/>
    <w:rsid w:val="00C431CC"/>
    <w:rsid w:val="00C43C66"/>
    <w:rsid w:val="00C469E8"/>
    <w:rsid w:val="00C46A0B"/>
    <w:rsid w:val="00C46DF6"/>
    <w:rsid w:val="00C52257"/>
    <w:rsid w:val="00C52C36"/>
    <w:rsid w:val="00C54146"/>
    <w:rsid w:val="00C54BDB"/>
    <w:rsid w:val="00C635C9"/>
    <w:rsid w:val="00C64AA3"/>
    <w:rsid w:val="00C66284"/>
    <w:rsid w:val="00C705A2"/>
    <w:rsid w:val="00C71151"/>
    <w:rsid w:val="00C72009"/>
    <w:rsid w:val="00C75945"/>
    <w:rsid w:val="00C75ED4"/>
    <w:rsid w:val="00C845AD"/>
    <w:rsid w:val="00C855E3"/>
    <w:rsid w:val="00C86AD8"/>
    <w:rsid w:val="00C876F9"/>
    <w:rsid w:val="00C93053"/>
    <w:rsid w:val="00C95CD1"/>
    <w:rsid w:val="00CA257C"/>
    <w:rsid w:val="00CA4D7F"/>
    <w:rsid w:val="00CA5971"/>
    <w:rsid w:val="00CA785A"/>
    <w:rsid w:val="00CB1148"/>
    <w:rsid w:val="00CB1EE5"/>
    <w:rsid w:val="00CB7D03"/>
    <w:rsid w:val="00CC0C1F"/>
    <w:rsid w:val="00CC2DCF"/>
    <w:rsid w:val="00CD1115"/>
    <w:rsid w:val="00CD16F7"/>
    <w:rsid w:val="00CD2158"/>
    <w:rsid w:val="00CD2B0D"/>
    <w:rsid w:val="00CE30F8"/>
    <w:rsid w:val="00CE614C"/>
    <w:rsid w:val="00CE615F"/>
    <w:rsid w:val="00CE725B"/>
    <w:rsid w:val="00CE7FB9"/>
    <w:rsid w:val="00CF2F5D"/>
    <w:rsid w:val="00CF707A"/>
    <w:rsid w:val="00CF7301"/>
    <w:rsid w:val="00D00817"/>
    <w:rsid w:val="00D01E90"/>
    <w:rsid w:val="00D02547"/>
    <w:rsid w:val="00D14983"/>
    <w:rsid w:val="00D222ED"/>
    <w:rsid w:val="00D243D9"/>
    <w:rsid w:val="00D256CD"/>
    <w:rsid w:val="00D26A22"/>
    <w:rsid w:val="00D26FB3"/>
    <w:rsid w:val="00D30CAF"/>
    <w:rsid w:val="00D31DF3"/>
    <w:rsid w:val="00D322A8"/>
    <w:rsid w:val="00D335F6"/>
    <w:rsid w:val="00D35207"/>
    <w:rsid w:val="00D371F0"/>
    <w:rsid w:val="00D3770E"/>
    <w:rsid w:val="00D404DA"/>
    <w:rsid w:val="00D4055B"/>
    <w:rsid w:val="00D4200B"/>
    <w:rsid w:val="00D43DF7"/>
    <w:rsid w:val="00D46F30"/>
    <w:rsid w:val="00D502E7"/>
    <w:rsid w:val="00D5233C"/>
    <w:rsid w:val="00D52DCC"/>
    <w:rsid w:val="00D5632F"/>
    <w:rsid w:val="00D5721F"/>
    <w:rsid w:val="00D602BF"/>
    <w:rsid w:val="00D636C1"/>
    <w:rsid w:val="00D7370E"/>
    <w:rsid w:val="00D74119"/>
    <w:rsid w:val="00D765F2"/>
    <w:rsid w:val="00D76631"/>
    <w:rsid w:val="00D82377"/>
    <w:rsid w:val="00D91069"/>
    <w:rsid w:val="00D927F9"/>
    <w:rsid w:val="00DA5FD2"/>
    <w:rsid w:val="00DB0572"/>
    <w:rsid w:val="00DB31C7"/>
    <w:rsid w:val="00DB3BB8"/>
    <w:rsid w:val="00DB3EAF"/>
    <w:rsid w:val="00DB490B"/>
    <w:rsid w:val="00DC360B"/>
    <w:rsid w:val="00DD5B15"/>
    <w:rsid w:val="00DD6750"/>
    <w:rsid w:val="00DF0139"/>
    <w:rsid w:val="00DF3C7C"/>
    <w:rsid w:val="00DF5FB5"/>
    <w:rsid w:val="00E01D4C"/>
    <w:rsid w:val="00E0355E"/>
    <w:rsid w:val="00E048FB"/>
    <w:rsid w:val="00E04951"/>
    <w:rsid w:val="00E0590F"/>
    <w:rsid w:val="00E11482"/>
    <w:rsid w:val="00E13B07"/>
    <w:rsid w:val="00E13D86"/>
    <w:rsid w:val="00E1405C"/>
    <w:rsid w:val="00E166F7"/>
    <w:rsid w:val="00E22E05"/>
    <w:rsid w:val="00E240E7"/>
    <w:rsid w:val="00E27BC8"/>
    <w:rsid w:val="00E30F82"/>
    <w:rsid w:val="00E41267"/>
    <w:rsid w:val="00E412CA"/>
    <w:rsid w:val="00E436F0"/>
    <w:rsid w:val="00E50BA8"/>
    <w:rsid w:val="00E553A6"/>
    <w:rsid w:val="00E56EC5"/>
    <w:rsid w:val="00E5713E"/>
    <w:rsid w:val="00E652CA"/>
    <w:rsid w:val="00E65CE1"/>
    <w:rsid w:val="00E706C2"/>
    <w:rsid w:val="00E739D4"/>
    <w:rsid w:val="00E752BA"/>
    <w:rsid w:val="00E76C8E"/>
    <w:rsid w:val="00E810D7"/>
    <w:rsid w:val="00E83414"/>
    <w:rsid w:val="00E84A19"/>
    <w:rsid w:val="00E85C45"/>
    <w:rsid w:val="00E87B8B"/>
    <w:rsid w:val="00E87E05"/>
    <w:rsid w:val="00E92196"/>
    <w:rsid w:val="00E93346"/>
    <w:rsid w:val="00E93721"/>
    <w:rsid w:val="00E972BA"/>
    <w:rsid w:val="00E97306"/>
    <w:rsid w:val="00E97399"/>
    <w:rsid w:val="00EA0AA5"/>
    <w:rsid w:val="00EA19C6"/>
    <w:rsid w:val="00EA291E"/>
    <w:rsid w:val="00EA34DA"/>
    <w:rsid w:val="00EA55AE"/>
    <w:rsid w:val="00EB2EE1"/>
    <w:rsid w:val="00EB400D"/>
    <w:rsid w:val="00EB48AA"/>
    <w:rsid w:val="00EB7526"/>
    <w:rsid w:val="00EC1852"/>
    <w:rsid w:val="00EC6D07"/>
    <w:rsid w:val="00EC6D30"/>
    <w:rsid w:val="00EE05B9"/>
    <w:rsid w:val="00EE23A9"/>
    <w:rsid w:val="00EE66CA"/>
    <w:rsid w:val="00EF0CC4"/>
    <w:rsid w:val="00EF43C4"/>
    <w:rsid w:val="00EF4D85"/>
    <w:rsid w:val="00EF57FE"/>
    <w:rsid w:val="00F01F73"/>
    <w:rsid w:val="00F041F0"/>
    <w:rsid w:val="00F0508C"/>
    <w:rsid w:val="00F058BD"/>
    <w:rsid w:val="00F05967"/>
    <w:rsid w:val="00F07FA4"/>
    <w:rsid w:val="00F12B39"/>
    <w:rsid w:val="00F135CF"/>
    <w:rsid w:val="00F16D54"/>
    <w:rsid w:val="00F17E51"/>
    <w:rsid w:val="00F21B56"/>
    <w:rsid w:val="00F2330D"/>
    <w:rsid w:val="00F234A7"/>
    <w:rsid w:val="00F41284"/>
    <w:rsid w:val="00F45296"/>
    <w:rsid w:val="00F45577"/>
    <w:rsid w:val="00F475D3"/>
    <w:rsid w:val="00F5179D"/>
    <w:rsid w:val="00F60B29"/>
    <w:rsid w:val="00F61CA2"/>
    <w:rsid w:val="00F65F5D"/>
    <w:rsid w:val="00F75BCE"/>
    <w:rsid w:val="00F76C8A"/>
    <w:rsid w:val="00F80D59"/>
    <w:rsid w:val="00F83A95"/>
    <w:rsid w:val="00F83AE7"/>
    <w:rsid w:val="00F83D14"/>
    <w:rsid w:val="00F93599"/>
    <w:rsid w:val="00F93F06"/>
    <w:rsid w:val="00F93F59"/>
    <w:rsid w:val="00FA2FDD"/>
    <w:rsid w:val="00FA42AE"/>
    <w:rsid w:val="00FA4AB9"/>
    <w:rsid w:val="00FB146E"/>
    <w:rsid w:val="00FB206E"/>
    <w:rsid w:val="00FB2B0C"/>
    <w:rsid w:val="00FB5FD0"/>
    <w:rsid w:val="00FC0436"/>
    <w:rsid w:val="00FC37FC"/>
    <w:rsid w:val="00FC3A9E"/>
    <w:rsid w:val="00FC53CC"/>
    <w:rsid w:val="00FC6659"/>
    <w:rsid w:val="00FD230A"/>
    <w:rsid w:val="00FD4575"/>
    <w:rsid w:val="00FD4C90"/>
    <w:rsid w:val="00FE1BFF"/>
    <w:rsid w:val="00FE3003"/>
    <w:rsid w:val="00FE79C8"/>
    <w:rsid w:val="00FF2A8A"/>
    <w:rsid w:val="00FF5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6095293"/>
  <w15:docId w15:val="{2F58BCBA-E029-413F-8A0D-17ADA57EE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EAC"/>
    <w:pPr>
      <w:spacing w:after="100"/>
    </w:pPr>
    <w:rPr>
      <w:rFonts w:ascii="Verdana" w:hAnsi="Verdana"/>
    </w:rPr>
  </w:style>
  <w:style w:type="paragraph" w:styleId="Heading1">
    <w:name w:val="heading 1"/>
    <w:basedOn w:val="Normal"/>
    <w:next w:val="Normal"/>
    <w:link w:val="Heading1Char"/>
    <w:uiPriority w:val="9"/>
    <w:qFormat/>
    <w:rsid w:val="001D3534"/>
    <w:pPr>
      <w:keepNext/>
      <w:pageBreakBefore/>
      <w:numPr>
        <w:numId w:val="3"/>
      </w:numPr>
      <w:pBdr>
        <w:bottom w:val="single" w:sz="8" w:space="1" w:color="auto"/>
      </w:pBdr>
      <w:spacing w:before="100" w:beforeAutospacing="1" w:after="320"/>
      <w:ind w:hanging="720"/>
      <w:outlineLvl w:val="0"/>
    </w:pPr>
    <w:rPr>
      <w:b/>
      <w:bCs/>
      <w:color w:val="0E309B"/>
      <w:kern w:val="36"/>
      <w:sz w:val="32"/>
      <w:szCs w:val="32"/>
      <w:lang w:val="x-none" w:eastAsia="x-none"/>
    </w:rPr>
  </w:style>
  <w:style w:type="paragraph" w:styleId="Heading2">
    <w:name w:val="heading 2"/>
    <w:basedOn w:val="Normal"/>
    <w:next w:val="Normal"/>
    <w:link w:val="Heading2Char"/>
    <w:uiPriority w:val="9"/>
    <w:qFormat/>
    <w:rsid w:val="001D3534"/>
    <w:pPr>
      <w:keepNext/>
      <w:spacing w:before="190"/>
      <w:outlineLvl w:val="1"/>
    </w:pPr>
    <w:rPr>
      <w:b/>
      <w:bCs/>
      <w:color w:val="0E309B"/>
      <w:sz w:val="28"/>
      <w:szCs w:val="28"/>
      <w:lang w:val="x-none" w:eastAsia="x-none"/>
    </w:rPr>
  </w:style>
  <w:style w:type="paragraph" w:styleId="Heading3">
    <w:name w:val="heading 3"/>
    <w:basedOn w:val="Normal"/>
    <w:next w:val="Normal"/>
    <w:link w:val="Heading3Char"/>
    <w:uiPriority w:val="9"/>
    <w:qFormat/>
    <w:rsid w:val="001D3534"/>
    <w:pPr>
      <w:keepNext/>
      <w:spacing w:before="190"/>
      <w:outlineLvl w:val="2"/>
    </w:pPr>
    <w:rPr>
      <w:b/>
      <w:bCs/>
      <w:color w:val="0E309B"/>
      <w:sz w:val="24"/>
      <w:szCs w:val="24"/>
      <w:lang w:val="x-none" w:eastAsia="x-none"/>
    </w:rPr>
  </w:style>
  <w:style w:type="paragraph" w:styleId="Heading4">
    <w:name w:val="heading 4"/>
    <w:basedOn w:val="Normal"/>
    <w:next w:val="Normal"/>
    <w:link w:val="Heading4Char"/>
    <w:uiPriority w:val="9"/>
    <w:qFormat/>
    <w:rsid w:val="001D3534"/>
    <w:pPr>
      <w:keepNext/>
      <w:spacing w:before="190"/>
      <w:outlineLvl w:val="3"/>
    </w:pPr>
    <w:rPr>
      <w:b/>
      <w:bCs/>
      <w:color w:val="000000"/>
      <w:sz w:val="22"/>
      <w:szCs w:val="22"/>
      <w:lang w:val="x-none" w:eastAsia="x-none"/>
    </w:rPr>
  </w:style>
  <w:style w:type="paragraph" w:styleId="Heading5">
    <w:name w:val="heading 5"/>
    <w:basedOn w:val="Normal"/>
    <w:next w:val="Normal"/>
    <w:link w:val="Heading5Char"/>
    <w:uiPriority w:val="9"/>
    <w:qFormat/>
    <w:rsid w:val="001D3534"/>
    <w:pPr>
      <w:keepNext/>
      <w:spacing w:before="190"/>
      <w:outlineLvl w:val="4"/>
    </w:pPr>
    <w:rPr>
      <w:b/>
      <w:bCs/>
      <w:lang w:val="x-none" w:eastAsia="x-none"/>
    </w:rPr>
  </w:style>
  <w:style w:type="paragraph" w:styleId="Heading6">
    <w:name w:val="heading 6"/>
    <w:basedOn w:val="Normal"/>
    <w:next w:val="Normal"/>
    <w:link w:val="Heading6Char"/>
    <w:uiPriority w:val="9"/>
    <w:qFormat/>
    <w:rsid w:val="001D3534"/>
    <w:pPr>
      <w:spacing w:before="190"/>
      <w:outlineLvl w:val="5"/>
    </w:pPr>
    <w:rPr>
      <w:b/>
      <w:bCs/>
      <w:lang w:val="x-none" w:eastAsia="x-none"/>
    </w:rPr>
  </w:style>
  <w:style w:type="paragraph" w:styleId="Heading7">
    <w:name w:val="heading 7"/>
    <w:basedOn w:val="Normal"/>
    <w:next w:val="Normal"/>
    <w:link w:val="Heading7Char"/>
    <w:uiPriority w:val="9"/>
    <w:unhideWhenUsed/>
    <w:qFormat/>
    <w:rsid w:val="001D3534"/>
    <w:pPr>
      <w:spacing w:before="240" w:after="60"/>
      <w:outlineLvl w:val="6"/>
    </w:pPr>
    <w:rPr>
      <w:rFonts w:ascii="Calibri" w:hAnsi="Calibri"/>
      <w:sz w:val="24"/>
      <w:szCs w:val="24"/>
      <w:lang w:val="x-none" w:eastAsia="x-none"/>
    </w:rPr>
  </w:style>
  <w:style w:type="paragraph" w:styleId="Heading8">
    <w:name w:val="heading 8"/>
    <w:basedOn w:val="Normal"/>
    <w:next w:val="Normal"/>
    <w:link w:val="Heading8Char"/>
    <w:uiPriority w:val="9"/>
    <w:unhideWhenUsed/>
    <w:qFormat/>
    <w:rsid w:val="004E2796"/>
    <w:pPr>
      <w:spacing w:before="240" w:after="60"/>
      <w:outlineLvl w:val="7"/>
    </w:pPr>
    <w:rPr>
      <w:rFonts w:ascii="Calibri" w:hAnsi="Calibri"/>
      <w:i/>
      <w:iCs/>
      <w:sz w:val="24"/>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D3534"/>
    <w:rPr>
      <w:rFonts w:ascii="Verdana" w:hAnsi="Verdana" w:hint="default"/>
      <w:strike w:val="0"/>
      <w:dstrike w:val="0"/>
      <w:color w:val="0000FF"/>
      <w:sz w:val="20"/>
      <w:szCs w:val="20"/>
      <w:u w:val="none"/>
      <w:effect w:val="none"/>
    </w:rPr>
  </w:style>
  <w:style w:type="character" w:styleId="FollowedHyperlink">
    <w:name w:val="FollowedHyperlink"/>
    <w:uiPriority w:val="99"/>
    <w:semiHidden/>
    <w:unhideWhenUsed/>
    <w:rsid w:val="001D3534"/>
    <w:rPr>
      <w:rFonts w:ascii="Verdana" w:hAnsi="Verdana" w:hint="default"/>
      <w:strike w:val="0"/>
      <w:dstrike w:val="0"/>
      <w:color w:val="0000FF"/>
      <w:sz w:val="20"/>
      <w:szCs w:val="20"/>
      <w:u w:val="none"/>
      <w:effect w:val="none"/>
    </w:rPr>
  </w:style>
  <w:style w:type="character" w:customStyle="1" w:styleId="Heading1Char">
    <w:name w:val="Heading 1 Char"/>
    <w:link w:val="Heading1"/>
    <w:uiPriority w:val="9"/>
    <w:rsid w:val="001D3534"/>
    <w:rPr>
      <w:rFonts w:ascii="Verdana" w:hAnsi="Verdana"/>
      <w:b/>
      <w:bCs/>
      <w:color w:val="0E309B"/>
      <w:kern w:val="36"/>
      <w:sz w:val="32"/>
      <w:szCs w:val="32"/>
      <w:lang w:val="x-none" w:eastAsia="x-none"/>
    </w:rPr>
  </w:style>
  <w:style w:type="character" w:customStyle="1" w:styleId="Heading2Char">
    <w:name w:val="Heading 2 Char"/>
    <w:link w:val="Heading2"/>
    <w:uiPriority w:val="9"/>
    <w:rsid w:val="001D3534"/>
    <w:rPr>
      <w:rFonts w:ascii="Verdana" w:hAnsi="Verdana"/>
      <w:b/>
      <w:bCs/>
      <w:color w:val="0E309B"/>
      <w:sz w:val="28"/>
      <w:szCs w:val="28"/>
    </w:rPr>
  </w:style>
  <w:style w:type="character" w:customStyle="1" w:styleId="Heading3Char">
    <w:name w:val="Heading 3 Char"/>
    <w:link w:val="Heading3"/>
    <w:uiPriority w:val="9"/>
    <w:rsid w:val="001D3534"/>
    <w:rPr>
      <w:rFonts w:ascii="Verdana" w:hAnsi="Verdana"/>
      <w:b/>
      <w:bCs/>
      <w:color w:val="0E309B"/>
      <w:sz w:val="24"/>
      <w:szCs w:val="24"/>
    </w:rPr>
  </w:style>
  <w:style w:type="character" w:customStyle="1" w:styleId="Heading4Char">
    <w:name w:val="Heading 4 Char"/>
    <w:link w:val="Heading4"/>
    <w:uiPriority w:val="9"/>
    <w:rsid w:val="001D3534"/>
    <w:rPr>
      <w:rFonts w:ascii="Verdana" w:hAnsi="Verdana"/>
      <w:b/>
      <w:bCs/>
      <w:color w:val="000000"/>
      <w:sz w:val="22"/>
      <w:szCs w:val="22"/>
    </w:rPr>
  </w:style>
  <w:style w:type="character" w:customStyle="1" w:styleId="Heading5Char">
    <w:name w:val="Heading 5 Char"/>
    <w:link w:val="Heading5"/>
    <w:uiPriority w:val="9"/>
    <w:rsid w:val="001D3534"/>
    <w:rPr>
      <w:rFonts w:ascii="Verdana" w:hAnsi="Verdana"/>
      <w:b/>
      <w:bCs/>
    </w:rPr>
  </w:style>
  <w:style w:type="character" w:customStyle="1" w:styleId="Heading6Char">
    <w:name w:val="Heading 6 Char"/>
    <w:link w:val="Heading6"/>
    <w:uiPriority w:val="9"/>
    <w:rsid w:val="001D3534"/>
    <w:rPr>
      <w:rFonts w:ascii="Verdana" w:hAnsi="Verdana"/>
      <w:b/>
      <w:bCs/>
    </w:rPr>
  </w:style>
  <w:style w:type="paragraph" w:styleId="NormalWeb">
    <w:name w:val="Normal (Web)"/>
    <w:basedOn w:val="Normal"/>
    <w:uiPriority w:val="99"/>
    <w:semiHidden/>
    <w:unhideWhenUsed/>
    <w:rsid w:val="001D3534"/>
    <w:pPr>
      <w:spacing w:before="100" w:beforeAutospacing="1" w:afterAutospacing="1"/>
    </w:pPr>
    <w:rPr>
      <w:rFonts w:ascii="Times New Roman" w:hAnsi="Times New Roman"/>
      <w:sz w:val="24"/>
      <w:szCs w:val="24"/>
    </w:rPr>
  </w:style>
  <w:style w:type="paragraph" w:customStyle="1" w:styleId="TableofContentsPageTitle">
    <w:name w:val="Table of Contents Page Title"/>
    <w:basedOn w:val="Frontmatter"/>
    <w:next w:val="Normal"/>
    <w:qFormat/>
    <w:rsid w:val="001D3534"/>
  </w:style>
  <w:style w:type="paragraph" w:customStyle="1" w:styleId="GlossaryHeading">
    <w:name w:val="Glossary Heading"/>
    <w:basedOn w:val="Normal"/>
    <w:next w:val="Normal"/>
    <w:rsid w:val="001D3534"/>
    <w:pPr>
      <w:spacing w:before="320" w:after="60"/>
      <w:jc w:val="center"/>
    </w:pPr>
    <w:rPr>
      <w:b/>
      <w:sz w:val="32"/>
      <w:szCs w:val="32"/>
    </w:rPr>
  </w:style>
  <w:style w:type="paragraph" w:customStyle="1" w:styleId="TitlePageTitle">
    <w:name w:val="Title Page Title"/>
    <w:basedOn w:val="Normal"/>
    <w:next w:val="Normal"/>
    <w:rsid w:val="001D3534"/>
    <w:pPr>
      <w:spacing w:before="3000" w:after="60"/>
    </w:pPr>
    <w:rPr>
      <w:b/>
      <w:sz w:val="48"/>
      <w:szCs w:val="48"/>
    </w:rPr>
  </w:style>
  <w:style w:type="paragraph" w:customStyle="1" w:styleId="GlossaryDefinition">
    <w:name w:val="Glossary Definition"/>
    <w:basedOn w:val="Normal"/>
    <w:next w:val="Normal"/>
    <w:rsid w:val="001D3534"/>
    <w:pPr>
      <w:spacing w:before="120" w:after="120"/>
      <w:ind w:left="720" w:hanging="720"/>
    </w:pPr>
  </w:style>
  <w:style w:type="character" w:customStyle="1" w:styleId="Glossarytext">
    <w:name w:val="Glossary text"/>
    <w:rsid w:val="001D3534"/>
    <w:rPr>
      <w:rFonts w:ascii="Verdana" w:hAnsi="Verdana" w:hint="default"/>
      <w:sz w:val="20"/>
      <w:szCs w:val="20"/>
    </w:rPr>
  </w:style>
  <w:style w:type="character" w:customStyle="1" w:styleId="Expandinghotspot">
    <w:name w:val="Expanding hotspot"/>
    <w:rsid w:val="001D3534"/>
    <w:rPr>
      <w:rFonts w:ascii="Verdana" w:hAnsi="Verdana" w:hint="default"/>
      <w:sz w:val="20"/>
      <w:szCs w:val="20"/>
    </w:rPr>
  </w:style>
  <w:style w:type="character" w:customStyle="1" w:styleId="GlossaryLabel">
    <w:name w:val="Glossary Label"/>
    <w:rsid w:val="001D3534"/>
    <w:rPr>
      <w:b/>
      <w:bCs w:val="0"/>
    </w:rPr>
  </w:style>
  <w:style w:type="character" w:customStyle="1" w:styleId="Text-onlypopuphotspot">
    <w:name w:val="Text-only popup hotspot"/>
    <w:rsid w:val="001D3534"/>
    <w:rPr>
      <w:rFonts w:ascii="Verdana" w:hAnsi="Verdana" w:hint="default"/>
      <w:sz w:val="20"/>
      <w:szCs w:val="20"/>
    </w:rPr>
  </w:style>
  <w:style w:type="character" w:customStyle="1" w:styleId="Expandingtext">
    <w:name w:val="Expanding text"/>
    <w:rsid w:val="001D3534"/>
    <w:rPr>
      <w:rFonts w:ascii="Verdana" w:hAnsi="Verdana" w:hint="default"/>
      <w:sz w:val="20"/>
      <w:szCs w:val="20"/>
    </w:rPr>
  </w:style>
  <w:style w:type="character" w:customStyle="1" w:styleId="Drop-downhotspot">
    <w:name w:val="Drop-down hotspot"/>
    <w:rsid w:val="001D3534"/>
    <w:rPr>
      <w:rFonts w:ascii="Verdana" w:hAnsi="Verdana" w:hint="default"/>
      <w:sz w:val="20"/>
      <w:szCs w:val="20"/>
    </w:rPr>
  </w:style>
  <w:style w:type="character" w:customStyle="1" w:styleId="Glossaryterm">
    <w:name w:val="Glossary term"/>
    <w:rsid w:val="001D3534"/>
    <w:rPr>
      <w:rFonts w:ascii="Verdana" w:hAnsi="Verdana" w:hint="default"/>
      <w:sz w:val="20"/>
      <w:szCs w:val="20"/>
    </w:rPr>
  </w:style>
  <w:style w:type="paragraph" w:styleId="Header">
    <w:name w:val="header"/>
    <w:basedOn w:val="Normal"/>
    <w:next w:val="Normal"/>
    <w:link w:val="HeaderChar"/>
    <w:uiPriority w:val="99"/>
    <w:unhideWhenUsed/>
    <w:qFormat/>
    <w:rsid w:val="001D3534"/>
    <w:pPr>
      <w:tabs>
        <w:tab w:val="center" w:pos="4680"/>
        <w:tab w:val="right" w:pos="9360"/>
      </w:tabs>
      <w:spacing w:after="0"/>
    </w:pPr>
    <w:rPr>
      <w:lang w:val="x-none" w:eastAsia="x-none"/>
    </w:rPr>
  </w:style>
  <w:style w:type="character" w:customStyle="1" w:styleId="HeaderChar">
    <w:name w:val="Header Char"/>
    <w:link w:val="Header"/>
    <w:uiPriority w:val="99"/>
    <w:rsid w:val="001D3534"/>
    <w:rPr>
      <w:rFonts w:ascii="Verdana" w:hAnsi="Verdana"/>
    </w:rPr>
  </w:style>
  <w:style w:type="paragraph" w:styleId="Footer">
    <w:name w:val="footer"/>
    <w:basedOn w:val="Normal"/>
    <w:link w:val="FooterChar"/>
    <w:uiPriority w:val="99"/>
    <w:unhideWhenUsed/>
    <w:rsid w:val="001D3534"/>
    <w:pPr>
      <w:tabs>
        <w:tab w:val="center" w:pos="4680"/>
        <w:tab w:val="right" w:pos="9360"/>
      </w:tabs>
      <w:spacing w:after="0"/>
    </w:pPr>
    <w:rPr>
      <w:lang w:val="x-none" w:eastAsia="x-none"/>
    </w:rPr>
  </w:style>
  <w:style w:type="character" w:customStyle="1" w:styleId="FooterChar">
    <w:name w:val="Footer Char"/>
    <w:link w:val="Footer"/>
    <w:uiPriority w:val="99"/>
    <w:rsid w:val="001D3534"/>
    <w:rPr>
      <w:rFonts w:ascii="Verdana" w:hAnsi="Verdana"/>
    </w:rPr>
  </w:style>
  <w:style w:type="paragraph" w:customStyle="1" w:styleId="Frontmatter">
    <w:name w:val="Frontmatter"/>
    <w:basedOn w:val="Normal"/>
    <w:next w:val="Normal"/>
    <w:qFormat/>
    <w:rsid w:val="001D3534"/>
    <w:pPr>
      <w:keepNext/>
      <w:pageBreakBefore/>
      <w:pBdr>
        <w:bottom w:val="single" w:sz="8" w:space="1" w:color="auto"/>
      </w:pBdr>
      <w:spacing w:after="320"/>
    </w:pPr>
    <w:rPr>
      <w:b/>
      <w:color w:val="0E309B"/>
      <w:sz w:val="32"/>
    </w:rPr>
  </w:style>
  <w:style w:type="paragraph" w:customStyle="1" w:styleId="Note">
    <w:name w:val="Note"/>
    <w:basedOn w:val="Normal"/>
    <w:next w:val="Normal"/>
    <w:rsid w:val="001D3534"/>
    <w:pPr>
      <w:shd w:val="clear" w:color="auto" w:fill="FFFFDD"/>
    </w:pPr>
  </w:style>
  <w:style w:type="paragraph" w:customStyle="1" w:styleId="Example">
    <w:name w:val="Example"/>
    <w:basedOn w:val="Normal"/>
    <w:next w:val="Normal"/>
    <w:rsid w:val="001D3534"/>
    <w:pPr>
      <w:shd w:val="clear" w:color="auto" w:fill="D9D9D9"/>
    </w:pPr>
    <w:rPr>
      <w:rFonts w:ascii="Courier New" w:hAnsi="Courier New" w:cs="Courier New"/>
      <w:sz w:val="16"/>
    </w:rPr>
  </w:style>
  <w:style w:type="paragraph" w:styleId="TOC1">
    <w:name w:val="toc 1"/>
    <w:basedOn w:val="Normal"/>
    <w:next w:val="Normal"/>
    <w:autoRedefine/>
    <w:uiPriority w:val="39"/>
    <w:unhideWhenUsed/>
    <w:rsid w:val="001D3534"/>
    <w:pPr>
      <w:spacing w:before="100" w:after="0"/>
    </w:pPr>
    <w:rPr>
      <w:b/>
    </w:rPr>
  </w:style>
  <w:style w:type="paragraph" w:styleId="TOC2">
    <w:name w:val="toc 2"/>
    <w:basedOn w:val="Normal"/>
    <w:next w:val="Normal"/>
    <w:autoRedefine/>
    <w:uiPriority w:val="39"/>
    <w:unhideWhenUsed/>
    <w:rsid w:val="001D3534"/>
    <w:pPr>
      <w:spacing w:after="0"/>
      <w:ind w:left="202"/>
    </w:pPr>
  </w:style>
  <w:style w:type="paragraph" w:styleId="TOC3">
    <w:name w:val="toc 3"/>
    <w:basedOn w:val="Normal"/>
    <w:next w:val="Normal"/>
    <w:autoRedefine/>
    <w:uiPriority w:val="39"/>
    <w:unhideWhenUsed/>
    <w:rsid w:val="001D3534"/>
    <w:pPr>
      <w:spacing w:after="0"/>
      <w:ind w:left="403"/>
    </w:pPr>
  </w:style>
  <w:style w:type="character" w:customStyle="1" w:styleId="Heading7Char">
    <w:name w:val="Heading 7 Char"/>
    <w:link w:val="Heading7"/>
    <w:uiPriority w:val="9"/>
    <w:rsid w:val="001D3534"/>
    <w:rPr>
      <w:rFonts w:ascii="Calibri" w:hAnsi="Calibri"/>
      <w:sz w:val="24"/>
      <w:szCs w:val="24"/>
    </w:rPr>
  </w:style>
  <w:style w:type="paragraph" w:customStyle="1" w:styleId="breadcrumbs">
    <w:name w:val="breadcrumbs"/>
    <w:basedOn w:val="Normal"/>
    <w:next w:val="Normal"/>
    <w:rsid w:val="001D3534"/>
    <w:rPr>
      <w:sz w:val="12"/>
      <w:szCs w:val="12"/>
    </w:rPr>
  </w:style>
  <w:style w:type="character" w:customStyle="1" w:styleId="Subscript">
    <w:name w:val="Subscript"/>
    <w:rsid w:val="001D3534"/>
    <w:rPr>
      <w:rFonts w:ascii="Verdana" w:hAnsi="Verdana" w:hint="default"/>
      <w:sz w:val="16"/>
      <w:szCs w:val="16"/>
      <w:vertAlign w:val="subscript"/>
    </w:rPr>
  </w:style>
  <w:style w:type="character" w:customStyle="1" w:styleId="Superscript">
    <w:name w:val="Superscript"/>
    <w:rsid w:val="001D3534"/>
    <w:rPr>
      <w:rFonts w:ascii="Verdana" w:hAnsi="Verdana" w:hint="default"/>
      <w:sz w:val="16"/>
      <w:szCs w:val="16"/>
      <w:vertAlign w:val="superscript"/>
    </w:rPr>
  </w:style>
  <w:style w:type="character" w:customStyle="1" w:styleId="popup">
    <w:name w:val="popup"/>
    <w:rsid w:val="001D3534"/>
    <w:rPr>
      <w:rFonts w:ascii="Verdana" w:hAnsi="Verdana" w:hint="default"/>
      <w:color w:val="008000"/>
      <w:sz w:val="20"/>
      <w:szCs w:val="20"/>
      <w:u w:val="single"/>
    </w:rPr>
  </w:style>
  <w:style w:type="paragraph" w:styleId="Index1">
    <w:name w:val="index 1"/>
    <w:basedOn w:val="Normal"/>
    <w:next w:val="Normal"/>
    <w:autoRedefine/>
    <w:uiPriority w:val="99"/>
    <w:semiHidden/>
    <w:unhideWhenUsed/>
    <w:rsid w:val="001D3534"/>
    <w:pPr>
      <w:ind w:left="200" w:hanging="200"/>
    </w:pPr>
  </w:style>
  <w:style w:type="paragraph" w:styleId="IndexHeading">
    <w:name w:val="index heading"/>
    <w:basedOn w:val="Normal"/>
    <w:next w:val="Index1"/>
    <w:uiPriority w:val="99"/>
    <w:semiHidden/>
    <w:unhideWhenUsed/>
    <w:rsid w:val="001D3534"/>
    <w:rPr>
      <w:rFonts w:ascii="Cambria" w:hAnsi="Cambria"/>
      <w:b/>
      <w:bCs/>
    </w:rPr>
  </w:style>
  <w:style w:type="paragraph" w:styleId="Index2">
    <w:name w:val="index 2"/>
    <w:basedOn w:val="Normal"/>
    <w:next w:val="Normal"/>
    <w:autoRedefine/>
    <w:uiPriority w:val="99"/>
    <w:semiHidden/>
    <w:unhideWhenUsed/>
    <w:rsid w:val="001D3534"/>
    <w:pPr>
      <w:ind w:left="400" w:hanging="200"/>
    </w:pPr>
  </w:style>
  <w:style w:type="paragraph" w:customStyle="1" w:styleId="Warning">
    <w:name w:val="Warning"/>
    <w:basedOn w:val="Note"/>
    <w:next w:val="Normal"/>
    <w:qFormat/>
    <w:rsid w:val="001D3534"/>
  </w:style>
  <w:style w:type="paragraph" w:styleId="ListParagraph">
    <w:name w:val="List Paragraph"/>
    <w:basedOn w:val="Normal"/>
    <w:next w:val="Normal"/>
    <w:uiPriority w:val="34"/>
    <w:qFormat/>
    <w:rsid w:val="001D3534"/>
    <w:pPr>
      <w:ind w:left="720"/>
    </w:pPr>
  </w:style>
  <w:style w:type="paragraph" w:styleId="NoSpacing">
    <w:name w:val="No Spacing"/>
    <w:next w:val="Normal"/>
    <w:uiPriority w:val="1"/>
    <w:rsid w:val="001D3534"/>
    <w:rPr>
      <w:rFonts w:ascii="Verdana" w:hAnsi="Verdana"/>
    </w:rPr>
  </w:style>
  <w:style w:type="character" w:styleId="CommentReference">
    <w:name w:val="annotation reference"/>
    <w:uiPriority w:val="99"/>
    <w:semiHidden/>
    <w:unhideWhenUsed/>
    <w:rsid w:val="001468D2"/>
    <w:rPr>
      <w:sz w:val="16"/>
      <w:szCs w:val="16"/>
    </w:rPr>
  </w:style>
  <w:style w:type="paragraph" w:styleId="CommentText">
    <w:name w:val="annotation text"/>
    <w:basedOn w:val="Normal"/>
    <w:link w:val="CommentTextChar"/>
    <w:uiPriority w:val="99"/>
    <w:unhideWhenUsed/>
    <w:rsid w:val="001468D2"/>
    <w:rPr>
      <w:lang w:val="x-none" w:eastAsia="x-none"/>
    </w:rPr>
  </w:style>
  <w:style w:type="character" w:customStyle="1" w:styleId="CommentTextChar">
    <w:name w:val="Comment Text Char"/>
    <w:link w:val="CommentText"/>
    <w:uiPriority w:val="99"/>
    <w:rsid w:val="001468D2"/>
    <w:rPr>
      <w:rFonts w:ascii="Verdana" w:hAnsi="Verdana"/>
    </w:rPr>
  </w:style>
  <w:style w:type="paragraph" w:styleId="CommentSubject">
    <w:name w:val="annotation subject"/>
    <w:basedOn w:val="CommentText"/>
    <w:next w:val="CommentText"/>
    <w:link w:val="CommentSubjectChar"/>
    <w:uiPriority w:val="99"/>
    <w:semiHidden/>
    <w:unhideWhenUsed/>
    <w:rsid w:val="001468D2"/>
    <w:rPr>
      <w:b/>
      <w:bCs/>
    </w:rPr>
  </w:style>
  <w:style w:type="character" w:customStyle="1" w:styleId="CommentSubjectChar">
    <w:name w:val="Comment Subject Char"/>
    <w:link w:val="CommentSubject"/>
    <w:uiPriority w:val="99"/>
    <w:semiHidden/>
    <w:rsid w:val="001468D2"/>
    <w:rPr>
      <w:rFonts w:ascii="Verdana" w:hAnsi="Verdana"/>
      <w:b/>
      <w:bCs/>
    </w:rPr>
  </w:style>
  <w:style w:type="paragraph" w:styleId="BalloonText">
    <w:name w:val="Balloon Text"/>
    <w:basedOn w:val="Normal"/>
    <w:link w:val="BalloonTextChar"/>
    <w:uiPriority w:val="99"/>
    <w:semiHidden/>
    <w:unhideWhenUsed/>
    <w:rsid w:val="001468D2"/>
    <w:pPr>
      <w:spacing w:after="0"/>
    </w:pPr>
    <w:rPr>
      <w:rFonts w:ascii="Tahoma" w:hAnsi="Tahoma"/>
      <w:sz w:val="16"/>
      <w:szCs w:val="16"/>
      <w:lang w:val="x-none" w:eastAsia="x-none"/>
    </w:rPr>
  </w:style>
  <w:style w:type="character" w:customStyle="1" w:styleId="BalloonTextChar">
    <w:name w:val="Balloon Text Char"/>
    <w:link w:val="BalloonText"/>
    <w:uiPriority w:val="99"/>
    <w:semiHidden/>
    <w:rsid w:val="001468D2"/>
    <w:rPr>
      <w:rFonts w:ascii="Tahoma" w:hAnsi="Tahoma" w:cs="Tahoma"/>
      <w:sz w:val="16"/>
      <w:szCs w:val="16"/>
    </w:rPr>
  </w:style>
  <w:style w:type="paragraph" w:styleId="Title">
    <w:name w:val="Title"/>
    <w:basedOn w:val="Normal"/>
    <w:next w:val="Normal"/>
    <w:link w:val="TitleChar"/>
    <w:uiPriority w:val="10"/>
    <w:qFormat/>
    <w:rsid w:val="004E2796"/>
    <w:pPr>
      <w:spacing w:before="240" w:after="60"/>
      <w:jc w:val="center"/>
      <w:outlineLvl w:val="0"/>
    </w:pPr>
    <w:rPr>
      <w:rFonts w:ascii="Cambria" w:hAnsi="Cambria"/>
      <w:b/>
      <w:bCs/>
      <w:kern w:val="28"/>
      <w:sz w:val="32"/>
      <w:szCs w:val="32"/>
      <w:lang w:val="x-none" w:eastAsia="x-none"/>
    </w:rPr>
  </w:style>
  <w:style w:type="character" w:customStyle="1" w:styleId="TitleChar">
    <w:name w:val="Title Char"/>
    <w:link w:val="Title"/>
    <w:uiPriority w:val="10"/>
    <w:rsid w:val="004E2796"/>
    <w:rPr>
      <w:rFonts w:ascii="Cambria" w:eastAsia="Times New Roman" w:hAnsi="Cambria" w:cs="Times New Roman"/>
      <w:b/>
      <w:bCs/>
      <w:kern w:val="28"/>
      <w:sz w:val="32"/>
      <w:szCs w:val="32"/>
    </w:rPr>
  </w:style>
  <w:style w:type="character" w:customStyle="1" w:styleId="Heading8Char">
    <w:name w:val="Heading 8 Char"/>
    <w:link w:val="Heading8"/>
    <w:uiPriority w:val="9"/>
    <w:rsid w:val="004E2796"/>
    <w:rPr>
      <w:rFonts w:ascii="Calibri" w:eastAsia="Times New Roman" w:hAnsi="Calibri" w:cs="Times New Roman"/>
      <w:i/>
      <w:iCs/>
      <w:sz w:val="24"/>
      <w:szCs w:val="24"/>
    </w:rPr>
  </w:style>
  <w:style w:type="paragraph" w:styleId="TOCHeading">
    <w:name w:val="TOC Heading"/>
    <w:basedOn w:val="Heading1"/>
    <w:next w:val="Normal"/>
    <w:uiPriority w:val="39"/>
    <w:semiHidden/>
    <w:unhideWhenUsed/>
    <w:qFormat/>
    <w:rsid w:val="002D11B2"/>
    <w:pPr>
      <w:keepLines/>
      <w:pageBreakBefore w:val="0"/>
      <w:numPr>
        <w:numId w:val="0"/>
      </w:numPr>
      <w:pBdr>
        <w:bottom w:val="none" w:sz="0" w:space="0" w:color="auto"/>
      </w:pBdr>
      <w:spacing w:before="480" w:beforeAutospacing="0" w:after="0" w:line="276" w:lineRule="auto"/>
      <w:outlineLvl w:val="9"/>
    </w:pPr>
    <w:rPr>
      <w:rFonts w:ascii="Cambria" w:eastAsia="MS Gothic" w:hAnsi="Cambria"/>
      <w:color w:val="365F91"/>
      <w:kern w:val="0"/>
      <w:sz w:val="28"/>
      <w:szCs w:val="28"/>
      <w:lang w:val="en-US" w:eastAsia="ja-JP"/>
    </w:rPr>
  </w:style>
  <w:style w:type="table" w:styleId="TableGrid">
    <w:name w:val="Table Grid"/>
    <w:basedOn w:val="TableNormal"/>
    <w:uiPriority w:val="59"/>
    <w:rsid w:val="00AE1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B62FB"/>
    <w:rPr>
      <w:rFonts w:ascii="Verdana" w:hAnsi="Verdana"/>
    </w:rPr>
  </w:style>
  <w:style w:type="paragraph" w:customStyle="1" w:styleId="ExampleIndent">
    <w:name w:val="Example Indent"/>
    <w:basedOn w:val="Example"/>
    <w:qFormat/>
    <w:rsid w:val="00401A8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637388">
      <w:bodyDiv w:val="1"/>
      <w:marLeft w:val="0"/>
      <w:marRight w:val="0"/>
      <w:marTop w:val="0"/>
      <w:marBottom w:val="0"/>
      <w:divBdr>
        <w:top w:val="none" w:sz="0" w:space="0" w:color="auto"/>
        <w:left w:val="none" w:sz="0" w:space="0" w:color="auto"/>
        <w:bottom w:val="none" w:sz="0" w:space="0" w:color="auto"/>
        <w:right w:val="none" w:sz="0" w:space="0" w:color="auto"/>
      </w:divBdr>
    </w:div>
    <w:div w:id="317653841">
      <w:bodyDiv w:val="1"/>
      <w:marLeft w:val="0"/>
      <w:marRight w:val="0"/>
      <w:marTop w:val="0"/>
      <w:marBottom w:val="0"/>
      <w:divBdr>
        <w:top w:val="none" w:sz="0" w:space="0" w:color="auto"/>
        <w:left w:val="none" w:sz="0" w:space="0" w:color="auto"/>
        <w:bottom w:val="none" w:sz="0" w:space="0" w:color="auto"/>
        <w:right w:val="none" w:sz="0" w:space="0" w:color="auto"/>
      </w:divBdr>
    </w:div>
    <w:div w:id="1266303148">
      <w:bodyDiv w:val="1"/>
      <w:marLeft w:val="0"/>
      <w:marRight w:val="0"/>
      <w:marTop w:val="0"/>
      <w:marBottom w:val="0"/>
      <w:divBdr>
        <w:top w:val="none" w:sz="0" w:space="0" w:color="auto"/>
        <w:left w:val="none" w:sz="0" w:space="0" w:color="auto"/>
        <w:bottom w:val="none" w:sz="0" w:space="0" w:color="auto"/>
        <w:right w:val="none" w:sz="0" w:space="0" w:color="auto"/>
      </w:divBdr>
    </w:div>
    <w:div w:id="1599557205">
      <w:bodyDiv w:val="1"/>
      <w:marLeft w:val="0"/>
      <w:marRight w:val="0"/>
      <w:marTop w:val="0"/>
      <w:marBottom w:val="0"/>
      <w:divBdr>
        <w:top w:val="none" w:sz="0" w:space="0" w:color="auto"/>
        <w:left w:val="none" w:sz="0" w:space="0" w:color="auto"/>
        <w:bottom w:val="none" w:sz="0" w:space="0" w:color="auto"/>
        <w:right w:val="none" w:sz="0" w:space="0" w:color="auto"/>
      </w:divBdr>
    </w:div>
    <w:div w:id="1667132470">
      <w:marLeft w:val="0"/>
      <w:marRight w:val="0"/>
      <w:marTop w:val="0"/>
      <w:marBottom w:val="0"/>
      <w:divBdr>
        <w:top w:val="none" w:sz="0" w:space="0" w:color="auto"/>
        <w:left w:val="none" w:sz="0" w:space="0" w:color="auto"/>
        <w:bottom w:val="none" w:sz="0" w:space="0" w:color="auto"/>
        <w:right w:val="none" w:sz="0" w:space="0" w:color="auto"/>
      </w:divBdr>
    </w:div>
    <w:div w:id="19614549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header" Target="header7.xml"/><Relationship Id="rId39" Type="http://schemas.openxmlformats.org/officeDocument/2006/relationships/image" Target="media/image4.png"/><Relationship Id="rId21" Type="http://schemas.openxmlformats.org/officeDocument/2006/relationships/footer" Target="footer4.xml"/><Relationship Id="rId34" Type="http://schemas.openxmlformats.org/officeDocument/2006/relationships/hyperlink" Target="http://www.telestax.com"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hyperlink" Target="http://www.telestax.com" TargetMode="External"/><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eader" Target="header9.xml"/><Relationship Id="rId11" Type="http://schemas.openxmlformats.org/officeDocument/2006/relationships/image" Target="media/image1.tiff"/><Relationship Id="rId24" Type="http://schemas.openxmlformats.org/officeDocument/2006/relationships/footer" Target="footer5.xml"/><Relationship Id="rId32" Type="http://schemas.openxmlformats.org/officeDocument/2006/relationships/header" Target="header10.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0.png"/><Relationship Id="rId5" Type="http://schemas.openxmlformats.org/officeDocument/2006/relationships/numbering" Target="numbering.xml"/><Relationship Id="rId61" Type="http://schemas.openxmlformats.org/officeDocument/2006/relationships/image" Target="media/image25.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oter" Target="footer9.xm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yperlink" Target="http://www.oracle.com" TargetMode="External"/><Relationship Id="rId81"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dialogic.com/company/terms-of-use.aspx" TargetMode="Externa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www.telestax.com" TargetMode="External"/><Relationship Id="rId8" Type="http://schemas.openxmlformats.org/officeDocument/2006/relationships/webSettings" Target="webSettings.xml"/><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eader" Target="header4.xm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dialogic.com" TargetMode="Externa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hyperlink" Target="http://download.oracle.com/otndocs/jcp/media_server_control-1.0-fr-eval-oth-JSpec/" TargetMode="External"/><Relationship Id="rId49" Type="http://schemas.openxmlformats.org/officeDocument/2006/relationships/hyperlink" Target="http://logging.apache.org/log4j/2.x" TargetMode="External"/><Relationship Id="rId57"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kng\Desktop\dialogic\PowerMedia\XMS\XMS_JSR309User\dialogi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BBDA9BEA699A4085790CBEC639FE25" ma:contentTypeVersion="0" ma:contentTypeDescription="Create a new document." ma:contentTypeScope="" ma:versionID="f3c8d0d980f19ce418bf531f55f8947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F9E45-E753-43A2-B9FC-64C8D7C7CD02}">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www.w3.org/XML/1998/namespace"/>
  </ds:schemaRefs>
</ds:datastoreItem>
</file>

<file path=customXml/itemProps2.xml><?xml version="1.0" encoding="utf-8"?>
<ds:datastoreItem xmlns:ds="http://schemas.openxmlformats.org/officeDocument/2006/customXml" ds:itemID="{DACD360B-D8D7-4502-B8D9-9E278448E1B8}">
  <ds:schemaRefs>
    <ds:schemaRef ds:uri="http://schemas.microsoft.com/sharepoint/v3/contenttype/forms"/>
  </ds:schemaRefs>
</ds:datastoreItem>
</file>

<file path=customXml/itemProps3.xml><?xml version="1.0" encoding="utf-8"?>
<ds:datastoreItem xmlns:ds="http://schemas.openxmlformats.org/officeDocument/2006/customXml" ds:itemID="{AD84C0CE-BC80-471A-963A-7D48146523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B3A89BA-72CE-4AB9-9E00-3214E40FD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dialogic.dotm</Template>
  <TotalTime>5283</TotalTime>
  <Pages>60</Pages>
  <Words>9611</Words>
  <Characters>54788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Dialogic</Company>
  <LinksUpToDate>false</LinksUpToDate>
  <CharactersWithSpaces>64271</CharactersWithSpaces>
  <SharedDoc>false</SharedDoc>
  <HLinks>
    <vt:vector size="408" baseType="variant">
      <vt:variant>
        <vt:i4>7209064</vt:i4>
      </vt:variant>
      <vt:variant>
        <vt:i4>306</vt:i4>
      </vt:variant>
      <vt:variant>
        <vt:i4>0</vt:i4>
      </vt:variant>
      <vt:variant>
        <vt:i4>5</vt:i4>
      </vt:variant>
      <vt:variant>
        <vt:lpwstr/>
      </vt:variant>
      <vt:variant>
        <vt:lpwstr>_Distributed_Files</vt:lpwstr>
      </vt:variant>
      <vt:variant>
        <vt:i4>8126560</vt:i4>
      </vt:variant>
      <vt:variant>
        <vt:i4>303</vt:i4>
      </vt:variant>
      <vt:variant>
        <vt:i4>0</vt:i4>
      </vt:variant>
      <vt:variant>
        <vt:i4>5</vt:i4>
      </vt:variant>
      <vt:variant>
        <vt:lpwstr/>
      </vt:variant>
      <vt:variant>
        <vt:lpwstr>appendix_jsr309_connector_enviro_87</vt:lpwstr>
      </vt:variant>
      <vt:variant>
        <vt:i4>4980816</vt:i4>
      </vt:variant>
      <vt:variant>
        <vt:i4>300</vt:i4>
      </vt:variant>
      <vt:variant>
        <vt:i4>0</vt:i4>
      </vt:variant>
      <vt:variant>
        <vt:i4>5</vt:i4>
      </vt:variant>
      <vt:variant>
        <vt:lpwstr/>
      </vt:variant>
      <vt:variant>
        <vt:lpwstr>appendix_jsr309_connector_enviro_8001</vt:lpwstr>
      </vt:variant>
      <vt:variant>
        <vt:i4>524293</vt:i4>
      </vt:variant>
      <vt:variant>
        <vt:i4>297</vt:i4>
      </vt:variant>
      <vt:variant>
        <vt:i4>0</vt:i4>
      </vt:variant>
      <vt:variant>
        <vt:i4>5</vt:i4>
      </vt:variant>
      <vt:variant>
        <vt:lpwstr/>
      </vt:variant>
      <vt:variant>
        <vt:lpwstr>_OCCAS_Configuration</vt:lpwstr>
      </vt:variant>
      <vt:variant>
        <vt:i4>4390998</vt:i4>
      </vt:variant>
      <vt:variant>
        <vt:i4>294</vt:i4>
      </vt:variant>
      <vt:variant>
        <vt:i4>0</vt:i4>
      </vt:variant>
      <vt:variant>
        <vt:i4>5</vt:i4>
      </vt:variant>
      <vt:variant>
        <vt:lpwstr/>
      </vt:variant>
      <vt:variant>
        <vt:lpwstr>appendix_jsr309_connector_enviro_1667</vt:lpwstr>
      </vt:variant>
      <vt:variant>
        <vt:i4>2555946</vt:i4>
      </vt:variant>
      <vt:variant>
        <vt:i4>291</vt:i4>
      </vt:variant>
      <vt:variant>
        <vt:i4>0</vt:i4>
      </vt:variant>
      <vt:variant>
        <vt:i4>5</vt:i4>
      </vt:variant>
      <vt:variant>
        <vt:lpwstr>http://www.oracle.com/</vt:lpwstr>
      </vt:variant>
      <vt:variant>
        <vt:lpwstr/>
      </vt:variant>
      <vt:variant>
        <vt:i4>5177426</vt:i4>
      </vt:variant>
      <vt:variant>
        <vt:i4>288</vt:i4>
      </vt:variant>
      <vt:variant>
        <vt:i4>0</vt:i4>
      </vt:variant>
      <vt:variant>
        <vt:i4>5</vt:i4>
      </vt:variant>
      <vt:variant>
        <vt:lpwstr>http://www.telestax.com/</vt:lpwstr>
      </vt:variant>
      <vt:variant>
        <vt:lpwstr/>
      </vt:variant>
      <vt:variant>
        <vt:i4>5636169</vt:i4>
      </vt:variant>
      <vt:variant>
        <vt:i4>285</vt:i4>
      </vt:variant>
      <vt:variant>
        <vt:i4>0</vt:i4>
      </vt:variant>
      <vt:variant>
        <vt:i4>5</vt:i4>
      </vt:variant>
      <vt:variant>
        <vt:lpwstr/>
      </vt:variant>
      <vt:variant>
        <vt:lpwstr>_TeleStax_Verification</vt:lpwstr>
      </vt:variant>
      <vt:variant>
        <vt:i4>2490421</vt:i4>
      </vt:variant>
      <vt:variant>
        <vt:i4>282</vt:i4>
      </vt:variant>
      <vt:variant>
        <vt:i4>0</vt:i4>
      </vt:variant>
      <vt:variant>
        <vt:i4>5</vt:i4>
      </vt:variant>
      <vt:variant>
        <vt:lpwstr/>
      </vt:variant>
      <vt:variant>
        <vt:lpwstr>_TeleStax_Startup</vt:lpwstr>
      </vt:variant>
      <vt:variant>
        <vt:i4>5701703</vt:i4>
      </vt:variant>
      <vt:variant>
        <vt:i4>279</vt:i4>
      </vt:variant>
      <vt:variant>
        <vt:i4>0</vt:i4>
      </vt:variant>
      <vt:variant>
        <vt:i4>5</vt:i4>
      </vt:variant>
      <vt:variant>
        <vt:lpwstr/>
      </vt:variant>
      <vt:variant>
        <vt:lpwstr>_Firewall_Configuration</vt:lpwstr>
      </vt:variant>
      <vt:variant>
        <vt:i4>5374026</vt:i4>
      </vt:variant>
      <vt:variant>
        <vt:i4>276</vt:i4>
      </vt:variant>
      <vt:variant>
        <vt:i4>0</vt:i4>
      </vt:variant>
      <vt:variant>
        <vt:i4>5</vt:i4>
      </vt:variant>
      <vt:variant>
        <vt:lpwstr/>
      </vt:variant>
      <vt:variant>
        <vt:lpwstr>_TeleStax_Configuration</vt:lpwstr>
      </vt:variant>
      <vt:variant>
        <vt:i4>4522079</vt:i4>
      </vt:variant>
      <vt:variant>
        <vt:i4>273</vt:i4>
      </vt:variant>
      <vt:variant>
        <vt:i4>0</vt:i4>
      </vt:variant>
      <vt:variant>
        <vt:i4>5</vt:i4>
      </vt:variant>
      <vt:variant>
        <vt:lpwstr/>
      </vt:variant>
      <vt:variant>
        <vt:lpwstr>_TeleStax_Installation</vt:lpwstr>
      </vt:variant>
      <vt:variant>
        <vt:i4>5636119</vt:i4>
      </vt:variant>
      <vt:variant>
        <vt:i4>270</vt:i4>
      </vt:variant>
      <vt:variant>
        <vt:i4>0</vt:i4>
      </vt:variant>
      <vt:variant>
        <vt:i4>5</vt:i4>
      </vt:variant>
      <vt:variant>
        <vt:lpwstr/>
      </vt:variant>
      <vt:variant>
        <vt:lpwstr>_Pre-Installation_Setup</vt:lpwstr>
      </vt:variant>
      <vt:variant>
        <vt:i4>6422620</vt:i4>
      </vt:variant>
      <vt:variant>
        <vt:i4>267</vt:i4>
      </vt:variant>
      <vt:variant>
        <vt:i4>0</vt:i4>
      </vt:variant>
      <vt:variant>
        <vt:i4>5</vt:i4>
      </vt:variant>
      <vt:variant>
        <vt:lpwstr/>
      </vt:variant>
      <vt:variant>
        <vt:lpwstr>_Installing_the_JSR</vt:lpwstr>
      </vt:variant>
      <vt:variant>
        <vt:i4>5177426</vt:i4>
      </vt:variant>
      <vt:variant>
        <vt:i4>264</vt:i4>
      </vt:variant>
      <vt:variant>
        <vt:i4>0</vt:i4>
      </vt:variant>
      <vt:variant>
        <vt:i4>5</vt:i4>
      </vt:variant>
      <vt:variant>
        <vt:lpwstr>http://www.telestax.com/</vt:lpwstr>
      </vt:variant>
      <vt:variant>
        <vt:lpwstr/>
      </vt:variant>
      <vt:variant>
        <vt:i4>4194425</vt:i4>
      </vt:variant>
      <vt:variant>
        <vt:i4>261</vt:i4>
      </vt:variant>
      <vt:variant>
        <vt:i4>0</vt:i4>
      </vt:variant>
      <vt:variant>
        <vt:i4>5</vt:i4>
      </vt:variant>
      <vt:variant>
        <vt:lpwstr/>
      </vt:variant>
      <vt:variant>
        <vt:lpwstr>welcome_htm</vt:lpwstr>
      </vt:variant>
      <vt:variant>
        <vt:i4>3670020</vt:i4>
      </vt:variant>
      <vt:variant>
        <vt:i4>258</vt:i4>
      </vt:variant>
      <vt:variant>
        <vt:i4>0</vt:i4>
      </vt:variant>
      <vt:variant>
        <vt:i4>5</vt:i4>
      </vt:variant>
      <vt:variant>
        <vt:lpwstr/>
      </vt:variant>
      <vt:variant>
        <vt:lpwstr>_Deploy_JSR_309</vt:lpwstr>
      </vt:variant>
      <vt:variant>
        <vt:i4>1441897</vt:i4>
      </vt:variant>
      <vt:variant>
        <vt:i4>255</vt:i4>
      </vt:variant>
      <vt:variant>
        <vt:i4>0</vt:i4>
      </vt:variant>
      <vt:variant>
        <vt:i4>5</vt:i4>
      </vt:variant>
      <vt:variant>
        <vt:lpwstr/>
      </vt:variant>
      <vt:variant>
        <vt:lpwstr>_Step_2_-</vt:lpwstr>
      </vt:variant>
      <vt:variant>
        <vt:i4>7274604</vt:i4>
      </vt:variant>
      <vt:variant>
        <vt:i4>252</vt:i4>
      </vt:variant>
      <vt:variant>
        <vt:i4>0</vt:i4>
      </vt:variant>
      <vt:variant>
        <vt:i4>5</vt:i4>
      </vt:variant>
      <vt:variant>
        <vt:lpwstr>http://logging.apache.org/log4j/2.x</vt:lpwstr>
      </vt:variant>
      <vt:variant>
        <vt:lpwstr/>
      </vt:variant>
      <vt:variant>
        <vt:i4>4915280</vt:i4>
      </vt:variant>
      <vt:variant>
        <vt:i4>249</vt:i4>
      </vt:variant>
      <vt:variant>
        <vt:i4>0</vt:i4>
      </vt:variant>
      <vt:variant>
        <vt:i4>5</vt:i4>
      </vt:variant>
      <vt:variant>
        <vt:lpwstr/>
      </vt:variant>
      <vt:variant>
        <vt:lpwstr>appendix_jsr309_connector_enviro_9069</vt:lpwstr>
      </vt:variant>
      <vt:variant>
        <vt:i4>4194421</vt:i4>
      </vt:variant>
      <vt:variant>
        <vt:i4>246</vt:i4>
      </vt:variant>
      <vt:variant>
        <vt:i4>0</vt:i4>
      </vt:variant>
      <vt:variant>
        <vt:i4>5</vt:i4>
      </vt:variant>
      <vt:variant>
        <vt:lpwstr/>
      </vt:variant>
      <vt:variant>
        <vt:lpwstr>_Dialogic_JSR_309</vt:lpwstr>
      </vt:variant>
      <vt:variant>
        <vt:i4>3145776</vt:i4>
      </vt:variant>
      <vt:variant>
        <vt:i4>243</vt:i4>
      </vt:variant>
      <vt:variant>
        <vt:i4>0</vt:i4>
      </vt:variant>
      <vt:variant>
        <vt:i4>5</vt:i4>
      </vt:variant>
      <vt:variant>
        <vt:lpwstr/>
      </vt:variant>
      <vt:variant>
        <vt:lpwstr>developer_guidelines_htm</vt:lpwstr>
      </vt:variant>
      <vt:variant>
        <vt:i4>131075</vt:i4>
      </vt:variant>
      <vt:variant>
        <vt:i4>240</vt:i4>
      </vt:variant>
      <vt:variant>
        <vt:i4>0</vt:i4>
      </vt:variant>
      <vt:variant>
        <vt:i4>5</vt:i4>
      </vt:variant>
      <vt:variant>
        <vt:lpwstr/>
      </vt:variant>
      <vt:variant>
        <vt:lpwstr>contents_of_the_distribution_htm</vt:lpwstr>
      </vt:variant>
      <vt:variant>
        <vt:i4>327774</vt:i4>
      </vt:variant>
      <vt:variant>
        <vt:i4>237</vt:i4>
      </vt:variant>
      <vt:variant>
        <vt:i4>0</vt:i4>
      </vt:variant>
      <vt:variant>
        <vt:i4>5</vt:i4>
      </vt:variant>
      <vt:variant>
        <vt:lpwstr/>
      </vt:variant>
      <vt:variant>
        <vt:lpwstr>_Contents_of_the_1</vt:lpwstr>
      </vt:variant>
      <vt:variant>
        <vt:i4>1441896</vt:i4>
      </vt:variant>
      <vt:variant>
        <vt:i4>234</vt:i4>
      </vt:variant>
      <vt:variant>
        <vt:i4>0</vt:i4>
      </vt:variant>
      <vt:variant>
        <vt:i4>5</vt:i4>
      </vt:variant>
      <vt:variant>
        <vt:lpwstr/>
      </vt:variant>
      <vt:variant>
        <vt:lpwstr>_Step_3_–</vt:lpwstr>
      </vt:variant>
      <vt:variant>
        <vt:i4>3997696</vt:i4>
      </vt:variant>
      <vt:variant>
        <vt:i4>231</vt:i4>
      </vt:variant>
      <vt:variant>
        <vt:i4>0</vt:i4>
      </vt:variant>
      <vt:variant>
        <vt:i4>5</vt:i4>
      </vt:variant>
      <vt:variant>
        <vt:lpwstr/>
      </vt:variant>
      <vt:variant>
        <vt:lpwstr>_Deploy_Dialogic_JSR</vt:lpwstr>
      </vt:variant>
      <vt:variant>
        <vt:i4>917556</vt:i4>
      </vt:variant>
      <vt:variant>
        <vt:i4>228</vt:i4>
      </vt:variant>
      <vt:variant>
        <vt:i4>0</vt:i4>
      </vt:variant>
      <vt:variant>
        <vt:i4>5</vt:i4>
      </vt:variant>
      <vt:variant>
        <vt:lpwstr/>
      </vt:variant>
      <vt:variant>
        <vt:lpwstr>_Configure_Application_Server</vt:lpwstr>
      </vt:variant>
      <vt:variant>
        <vt:i4>2293813</vt:i4>
      </vt:variant>
      <vt:variant>
        <vt:i4>225</vt:i4>
      </vt:variant>
      <vt:variant>
        <vt:i4>0</vt:i4>
      </vt:variant>
      <vt:variant>
        <vt:i4>5</vt:i4>
      </vt:variant>
      <vt:variant>
        <vt:lpwstr/>
      </vt:variant>
      <vt:variant>
        <vt:lpwstr>test_servlets_htm</vt:lpwstr>
      </vt:variant>
      <vt:variant>
        <vt:i4>7012379</vt:i4>
      </vt:variant>
      <vt:variant>
        <vt:i4>222</vt:i4>
      </vt:variant>
      <vt:variant>
        <vt:i4>0</vt:i4>
      </vt:variant>
      <vt:variant>
        <vt:i4>5</vt:i4>
      </vt:variant>
      <vt:variant>
        <vt:lpwstr/>
      </vt:variant>
      <vt:variant>
        <vt:lpwstr>_Appendix_A:_JSR</vt:lpwstr>
      </vt:variant>
      <vt:variant>
        <vt:i4>8126481</vt:i4>
      </vt:variant>
      <vt:variant>
        <vt:i4>219</vt:i4>
      </vt:variant>
      <vt:variant>
        <vt:i4>0</vt:i4>
      </vt:variant>
      <vt:variant>
        <vt:i4>5</vt:i4>
      </vt:variant>
      <vt:variant>
        <vt:lpwstr/>
      </vt:variant>
      <vt:variant>
        <vt:lpwstr>_JSR_309_Connector</vt:lpwstr>
      </vt:variant>
      <vt:variant>
        <vt:i4>1441896</vt:i4>
      </vt:variant>
      <vt:variant>
        <vt:i4>216</vt:i4>
      </vt:variant>
      <vt:variant>
        <vt:i4>0</vt:i4>
      </vt:variant>
      <vt:variant>
        <vt:i4>5</vt:i4>
      </vt:variant>
      <vt:variant>
        <vt:lpwstr/>
      </vt:variant>
      <vt:variant>
        <vt:lpwstr>_Step_3_–</vt:lpwstr>
      </vt:variant>
      <vt:variant>
        <vt:i4>5177426</vt:i4>
      </vt:variant>
      <vt:variant>
        <vt:i4>213</vt:i4>
      </vt:variant>
      <vt:variant>
        <vt:i4>0</vt:i4>
      </vt:variant>
      <vt:variant>
        <vt:i4>5</vt:i4>
      </vt:variant>
      <vt:variant>
        <vt:lpwstr>http://www.telestax.com/</vt:lpwstr>
      </vt:variant>
      <vt:variant>
        <vt:lpwstr/>
      </vt:variant>
      <vt:variant>
        <vt:i4>1179705</vt:i4>
      </vt:variant>
      <vt:variant>
        <vt:i4>206</vt:i4>
      </vt:variant>
      <vt:variant>
        <vt:i4>0</vt:i4>
      </vt:variant>
      <vt:variant>
        <vt:i4>5</vt:i4>
      </vt:variant>
      <vt:variant>
        <vt:lpwstr/>
      </vt:variant>
      <vt:variant>
        <vt:lpwstr>_Toc440642954</vt:lpwstr>
      </vt:variant>
      <vt:variant>
        <vt:i4>1179705</vt:i4>
      </vt:variant>
      <vt:variant>
        <vt:i4>200</vt:i4>
      </vt:variant>
      <vt:variant>
        <vt:i4>0</vt:i4>
      </vt:variant>
      <vt:variant>
        <vt:i4>5</vt:i4>
      </vt:variant>
      <vt:variant>
        <vt:lpwstr/>
      </vt:variant>
      <vt:variant>
        <vt:lpwstr>_Toc440642953</vt:lpwstr>
      </vt:variant>
      <vt:variant>
        <vt:i4>1179705</vt:i4>
      </vt:variant>
      <vt:variant>
        <vt:i4>194</vt:i4>
      </vt:variant>
      <vt:variant>
        <vt:i4>0</vt:i4>
      </vt:variant>
      <vt:variant>
        <vt:i4>5</vt:i4>
      </vt:variant>
      <vt:variant>
        <vt:lpwstr/>
      </vt:variant>
      <vt:variant>
        <vt:lpwstr>_Toc440642952</vt:lpwstr>
      </vt:variant>
      <vt:variant>
        <vt:i4>1179705</vt:i4>
      </vt:variant>
      <vt:variant>
        <vt:i4>188</vt:i4>
      </vt:variant>
      <vt:variant>
        <vt:i4>0</vt:i4>
      </vt:variant>
      <vt:variant>
        <vt:i4>5</vt:i4>
      </vt:variant>
      <vt:variant>
        <vt:lpwstr/>
      </vt:variant>
      <vt:variant>
        <vt:lpwstr>_Toc440642951</vt:lpwstr>
      </vt:variant>
      <vt:variant>
        <vt:i4>1179705</vt:i4>
      </vt:variant>
      <vt:variant>
        <vt:i4>182</vt:i4>
      </vt:variant>
      <vt:variant>
        <vt:i4>0</vt:i4>
      </vt:variant>
      <vt:variant>
        <vt:i4>5</vt:i4>
      </vt:variant>
      <vt:variant>
        <vt:lpwstr/>
      </vt:variant>
      <vt:variant>
        <vt:lpwstr>_Toc440642950</vt:lpwstr>
      </vt:variant>
      <vt:variant>
        <vt:i4>1245241</vt:i4>
      </vt:variant>
      <vt:variant>
        <vt:i4>176</vt:i4>
      </vt:variant>
      <vt:variant>
        <vt:i4>0</vt:i4>
      </vt:variant>
      <vt:variant>
        <vt:i4>5</vt:i4>
      </vt:variant>
      <vt:variant>
        <vt:lpwstr/>
      </vt:variant>
      <vt:variant>
        <vt:lpwstr>_Toc440642949</vt:lpwstr>
      </vt:variant>
      <vt:variant>
        <vt:i4>1245241</vt:i4>
      </vt:variant>
      <vt:variant>
        <vt:i4>170</vt:i4>
      </vt:variant>
      <vt:variant>
        <vt:i4>0</vt:i4>
      </vt:variant>
      <vt:variant>
        <vt:i4>5</vt:i4>
      </vt:variant>
      <vt:variant>
        <vt:lpwstr/>
      </vt:variant>
      <vt:variant>
        <vt:lpwstr>_Toc440642948</vt:lpwstr>
      </vt:variant>
      <vt:variant>
        <vt:i4>1245241</vt:i4>
      </vt:variant>
      <vt:variant>
        <vt:i4>164</vt:i4>
      </vt:variant>
      <vt:variant>
        <vt:i4>0</vt:i4>
      </vt:variant>
      <vt:variant>
        <vt:i4>5</vt:i4>
      </vt:variant>
      <vt:variant>
        <vt:lpwstr/>
      </vt:variant>
      <vt:variant>
        <vt:lpwstr>_Toc440642947</vt:lpwstr>
      </vt:variant>
      <vt:variant>
        <vt:i4>1245241</vt:i4>
      </vt:variant>
      <vt:variant>
        <vt:i4>158</vt:i4>
      </vt:variant>
      <vt:variant>
        <vt:i4>0</vt:i4>
      </vt:variant>
      <vt:variant>
        <vt:i4>5</vt:i4>
      </vt:variant>
      <vt:variant>
        <vt:lpwstr/>
      </vt:variant>
      <vt:variant>
        <vt:lpwstr>_Toc440642946</vt:lpwstr>
      </vt:variant>
      <vt:variant>
        <vt:i4>1245241</vt:i4>
      </vt:variant>
      <vt:variant>
        <vt:i4>152</vt:i4>
      </vt:variant>
      <vt:variant>
        <vt:i4>0</vt:i4>
      </vt:variant>
      <vt:variant>
        <vt:i4>5</vt:i4>
      </vt:variant>
      <vt:variant>
        <vt:lpwstr/>
      </vt:variant>
      <vt:variant>
        <vt:lpwstr>_Toc440642945</vt:lpwstr>
      </vt:variant>
      <vt:variant>
        <vt:i4>1245241</vt:i4>
      </vt:variant>
      <vt:variant>
        <vt:i4>146</vt:i4>
      </vt:variant>
      <vt:variant>
        <vt:i4>0</vt:i4>
      </vt:variant>
      <vt:variant>
        <vt:i4>5</vt:i4>
      </vt:variant>
      <vt:variant>
        <vt:lpwstr/>
      </vt:variant>
      <vt:variant>
        <vt:lpwstr>_Toc440642944</vt:lpwstr>
      </vt:variant>
      <vt:variant>
        <vt:i4>1245241</vt:i4>
      </vt:variant>
      <vt:variant>
        <vt:i4>140</vt:i4>
      </vt:variant>
      <vt:variant>
        <vt:i4>0</vt:i4>
      </vt:variant>
      <vt:variant>
        <vt:i4>5</vt:i4>
      </vt:variant>
      <vt:variant>
        <vt:lpwstr/>
      </vt:variant>
      <vt:variant>
        <vt:lpwstr>_Toc440642943</vt:lpwstr>
      </vt:variant>
      <vt:variant>
        <vt:i4>1245241</vt:i4>
      </vt:variant>
      <vt:variant>
        <vt:i4>134</vt:i4>
      </vt:variant>
      <vt:variant>
        <vt:i4>0</vt:i4>
      </vt:variant>
      <vt:variant>
        <vt:i4>5</vt:i4>
      </vt:variant>
      <vt:variant>
        <vt:lpwstr/>
      </vt:variant>
      <vt:variant>
        <vt:lpwstr>_Toc440642942</vt:lpwstr>
      </vt:variant>
      <vt:variant>
        <vt:i4>1245241</vt:i4>
      </vt:variant>
      <vt:variant>
        <vt:i4>128</vt:i4>
      </vt:variant>
      <vt:variant>
        <vt:i4>0</vt:i4>
      </vt:variant>
      <vt:variant>
        <vt:i4>5</vt:i4>
      </vt:variant>
      <vt:variant>
        <vt:lpwstr/>
      </vt:variant>
      <vt:variant>
        <vt:lpwstr>_Toc440642941</vt:lpwstr>
      </vt:variant>
      <vt:variant>
        <vt:i4>1245241</vt:i4>
      </vt:variant>
      <vt:variant>
        <vt:i4>122</vt:i4>
      </vt:variant>
      <vt:variant>
        <vt:i4>0</vt:i4>
      </vt:variant>
      <vt:variant>
        <vt:i4>5</vt:i4>
      </vt:variant>
      <vt:variant>
        <vt:lpwstr/>
      </vt:variant>
      <vt:variant>
        <vt:lpwstr>_Toc440642940</vt:lpwstr>
      </vt:variant>
      <vt:variant>
        <vt:i4>1310777</vt:i4>
      </vt:variant>
      <vt:variant>
        <vt:i4>116</vt:i4>
      </vt:variant>
      <vt:variant>
        <vt:i4>0</vt:i4>
      </vt:variant>
      <vt:variant>
        <vt:i4>5</vt:i4>
      </vt:variant>
      <vt:variant>
        <vt:lpwstr/>
      </vt:variant>
      <vt:variant>
        <vt:lpwstr>_Toc440642939</vt:lpwstr>
      </vt:variant>
      <vt:variant>
        <vt:i4>1310777</vt:i4>
      </vt:variant>
      <vt:variant>
        <vt:i4>110</vt:i4>
      </vt:variant>
      <vt:variant>
        <vt:i4>0</vt:i4>
      </vt:variant>
      <vt:variant>
        <vt:i4>5</vt:i4>
      </vt:variant>
      <vt:variant>
        <vt:lpwstr/>
      </vt:variant>
      <vt:variant>
        <vt:lpwstr>_Toc440642938</vt:lpwstr>
      </vt:variant>
      <vt:variant>
        <vt:i4>1310777</vt:i4>
      </vt:variant>
      <vt:variant>
        <vt:i4>104</vt:i4>
      </vt:variant>
      <vt:variant>
        <vt:i4>0</vt:i4>
      </vt:variant>
      <vt:variant>
        <vt:i4>5</vt:i4>
      </vt:variant>
      <vt:variant>
        <vt:lpwstr/>
      </vt:variant>
      <vt:variant>
        <vt:lpwstr>_Toc440642937</vt:lpwstr>
      </vt:variant>
      <vt:variant>
        <vt:i4>1310777</vt:i4>
      </vt:variant>
      <vt:variant>
        <vt:i4>98</vt:i4>
      </vt:variant>
      <vt:variant>
        <vt:i4>0</vt:i4>
      </vt:variant>
      <vt:variant>
        <vt:i4>5</vt:i4>
      </vt:variant>
      <vt:variant>
        <vt:lpwstr/>
      </vt:variant>
      <vt:variant>
        <vt:lpwstr>_Toc440642936</vt:lpwstr>
      </vt:variant>
      <vt:variant>
        <vt:i4>1310777</vt:i4>
      </vt:variant>
      <vt:variant>
        <vt:i4>92</vt:i4>
      </vt:variant>
      <vt:variant>
        <vt:i4>0</vt:i4>
      </vt:variant>
      <vt:variant>
        <vt:i4>5</vt:i4>
      </vt:variant>
      <vt:variant>
        <vt:lpwstr/>
      </vt:variant>
      <vt:variant>
        <vt:lpwstr>_Toc440642935</vt:lpwstr>
      </vt:variant>
      <vt:variant>
        <vt:i4>1310777</vt:i4>
      </vt:variant>
      <vt:variant>
        <vt:i4>86</vt:i4>
      </vt:variant>
      <vt:variant>
        <vt:i4>0</vt:i4>
      </vt:variant>
      <vt:variant>
        <vt:i4>5</vt:i4>
      </vt:variant>
      <vt:variant>
        <vt:lpwstr/>
      </vt:variant>
      <vt:variant>
        <vt:lpwstr>_Toc440642934</vt:lpwstr>
      </vt:variant>
      <vt:variant>
        <vt:i4>1310777</vt:i4>
      </vt:variant>
      <vt:variant>
        <vt:i4>80</vt:i4>
      </vt:variant>
      <vt:variant>
        <vt:i4>0</vt:i4>
      </vt:variant>
      <vt:variant>
        <vt:i4>5</vt:i4>
      </vt:variant>
      <vt:variant>
        <vt:lpwstr/>
      </vt:variant>
      <vt:variant>
        <vt:lpwstr>_Toc440642933</vt:lpwstr>
      </vt:variant>
      <vt:variant>
        <vt:i4>1310777</vt:i4>
      </vt:variant>
      <vt:variant>
        <vt:i4>74</vt:i4>
      </vt:variant>
      <vt:variant>
        <vt:i4>0</vt:i4>
      </vt:variant>
      <vt:variant>
        <vt:i4>5</vt:i4>
      </vt:variant>
      <vt:variant>
        <vt:lpwstr/>
      </vt:variant>
      <vt:variant>
        <vt:lpwstr>_Toc440642932</vt:lpwstr>
      </vt:variant>
      <vt:variant>
        <vt:i4>1310777</vt:i4>
      </vt:variant>
      <vt:variant>
        <vt:i4>68</vt:i4>
      </vt:variant>
      <vt:variant>
        <vt:i4>0</vt:i4>
      </vt:variant>
      <vt:variant>
        <vt:i4>5</vt:i4>
      </vt:variant>
      <vt:variant>
        <vt:lpwstr/>
      </vt:variant>
      <vt:variant>
        <vt:lpwstr>_Toc440642931</vt:lpwstr>
      </vt:variant>
      <vt:variant>
        <vt:i4>1310777</vt:i4>
      </vt:variant>
      <vt:variant>
        <vt:i4>62</vt:i4>
      </vt:variant>
      <vt:variant>
        <vt:i4>0</vt:i4>
      </vt:variant>
      <vt:variant>
        <vt:i4>5</vt:i4>
      </vt:variant>
      <vt:variant>
        <vt:lpwstr/>
      </vt:variant>
      <vt:variant>
        <vt:lpwstr>_Toc440642930</vt:lpwstr>
      </vt:variant>
      <vt:variant>
        <vt:i4>1376313</vt:i4>
      </vt:variant>
      <vt:variant>
        <vt:i4>56</vt:i4>
      </vt:variant>
      <vt:variant>
        <vt:i4>0</vt:i4>
      </vt:variant>
      <vt:variant>
        <vt:i4>5</vt:i4>
      </vt:variant>
      <vt:variant>
        <vt:lpwstr/>
      </vt:variant>
      <vt:variant>
        <vt:lpwstr>_Toc440642929</vt:lpwstr>
      </vt:variant>
      <vt:variant>
        <vt:i4>1376313</vt:i4>
      </vt:variant>
      <vt:variant>
        <vt:i4>50</vt:i4>
      </vt:variant>
      <vt:variant>
        <vt:i4>0</vt:i4>
      </vt:variant>
      <vt:variant>
        <vt:i4>5</vt:i4>
      </vt:variant>
      <vt:variant>
        <vt:lpwstr/>
      </vt:variant>
      <vt:variant>
        <vt:lpwstr>_Toc440642928</vt:lpwstr>
      </vt:variant>
      <vt:variant>
        <vt:i4>1376313</vt:i4>
      </vt:variant>
      <vt:variant>
        <vt:i4>44</vt:i4>
      </vt:variant>
      <vt:variant>
        <vt:i4>0</vt:i4>
      </vt:variant>
      <vt:variant>
        <vt:i4>5</vt:i4>
      </vt:variant>
      <vt:variant>
        <vt:lpwstr/>
      </vt:variant>
      <vt:variant>
        <vt:lpwstr>_Toc440642927</vt:lpwstr>
      </vt:variant>
      <vt:variant>
        <vt:i4>1376313</vt:i4>
      </vt:variant>
      <vt:variant>
        <vt:i4>38</vt:i4>
      </vt:variant>
      <vt:variant>
        <vt:i4>0</vt:i4>
      </vt:variant>
      <vt:variant>
        <vt:i4>5</vt:i4>
      </vt:variant>
      <vt:variant>
        <vt:lpwstr/>
      </vt:variant>
      <vt:variant>
        <vt:lpwstr>_Toc440642926</vt:lpwstr>
      </vt:variant>
      <vt:variant>
        <vt:i4>1376313</vt:i4>
      </vt:variant>
      <vt:variant>
        <vt:i4>32</vt:i4>
      </vt:variant>
      <vt:variant>
        <vt:i4>0</vt:i4>
      </vt:variant>
      <vt:variant>
        <vt:i4>5</vt:i4>
      </vt:variant>
      <vt:variant>
        <vt:lpwstr/>
      </vt:variant>
      <vt:variant>
        <vt:lpwstr>_Toc440642925</vt:lpwstr>
      </vt:variant>
      <vt:variant>
        <vt:i4>1376313</vt:i4>
      </vt:variant>
      <vt:variant>
        <vt:i4>26</vt:i4>
      </vt:variant>
      <vt:variant>
        <vt:i4>0</vt:i4>
      </vt:variant>
      <vt:variant>
        <vt:i4>5</vt:i4>
      </vt:variant>
      <vt:variant>
        <vt:lpwstr/>
      </vt:variant>
      <vt:variant>
        <vt:lpwstr>_Toc440642924</vt:lpwstr>
      </vt:variant>
      <vt:variant>
        <vt:i4>1376313</vt:i4>
      </vt:variant>
      <vt:variant>
        <vt:i4>20</vt:i4>
      </vt:variant>
      <vt:variant>
        <vt:i4>0</vt:i4>
      </vt:variant>
      <vt:variant>
        <vt:i4>5</vt:i4>
      </vt:variant>
      <vt:variant>
        <vt:lpwstr/>
      </vt:variant>
      <vt:variant>
        <vt:lpwstr>_Toc440642923</vt:lpwstr>
      </vt:variant>
      <vt:variant>
        <vt:i4>1376313</vt:i4>
      </vt:variant>
      <vt:variant>
        <vt:i4>14</vt:i4>
      </vt:variant>
      <vt:variant>
        <vt:i4>0</vt:i4>
      </vt:variant>
      <vt:variant>
        <vt:i4>5</vt:i4>
      </vt:variant>
      <vt:variant>
        <vt:lpwstr/>
      </vt:variant>
      <vt:variant>
        <vt:lpwstr>_Toc440642922</vt:lpwstr>
      </vt:variant>
      <vt:variant>
        <vt:i4>1376313</vt:i4>
      </vt:variant>
      <vt:variant>
        <vt:i4>8</vt:i4>
      </vt:variant>
      <vt:variant>
        <vt:i4>0</vt:i4>
      </vt:variant>
      <vt:variant>
        <vt:i4>5</vt:i4>
      </vt:variant>
      <vt:variant>
        <vt:lpwstr/>
      </vt:variant>
      <vt:variant>
        <vt:lpwstr>_Toc440642921</vt:lpwstr>
      </vt:variant>
      <vt:variant>
        <vt:i4>4587615</vt:i4>
      </vt:variant>
      <vt:variant>
        <vt:i4>3</vt:i4>
      </vt:variant>
      <vt:variant>
        <vt:i4>0</vt:i4>
      </vt:variant>
      <vt:variant>
        <vt:i4>5</vt:i4>
      </vt:variant>
      <vt:variant>
        <vt:lpwstr>http://www.dialogic.com/</vt:lpwstr>
      </vt:variant>
      <vt:variant>
        <vt:lpwstr/>
      </vt:variant>
      <vt:variant>
        <vt:i4>5898320</vt:i4>
      </vt:variant>
      <vt:variant>
        <vt:i4>0</vt:i4>
      </vt:variant>
      <vt:variant>
        <vt:i4>0</vt:i4>
      </vt:variant>
      <vt:variant>
        <vt:i4>5</vt:i4>
      </vt:variant>
      <vt:variant>
        <vt:lpwstr>http://www.dialogic.com/company/terms-of-use.aspx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Ng</dc:creator>
  <cp:lastModifiedBy>RomanLab</cp:lastModifiedBy>
  <cp:revision>7</cp:revision>
  <cp:lastPrinted>2016-03-21T18:35:00Z</cp:lastPrinted>
  <dcterms:created xsi:type="dcterms:W3CDTF">2016-03-21T15:58:00Z</dcterms:created>
  <dcterms:modified xsi:type="dcterms:W3CDTF">2016-04-04T12:59:00Z</dcterms:modified>
</cp:coreProperties>
</file>